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6AC78F54" w14:textId="47C7F152" w:rsidR="006C1D52" w:rsidRPr="004B647F" w:rsidRDefault="004B647F" w:rsidP="00EB5191">
      <w:pPr>
        <w:pStyle w:val="papertitle"/>
        <w:spacing w:before="5pt" w:beforeAutospacing="1" w:after="5pt" w:afterAutospacing="1"/>
        <w:rPr>
          <w:kern w:val="48"/>
        </w:rPr>
        <w:sectPr w:rsidR="006C1D52" w:rsidRPr="004B647F" w:rsidSect="003B4E04">
          <w:footerReference w:type="first" r:id="rId8"/>
          <w:pgSz w:w="595.30pt" w:h="841.90pt" w:code="9"/>
          <w:pgMar w:top="27pt" w:right="44.65pt" w:bottom="72pt" w:left="44.65pt" w:header="36pt" w:footer="36pt" w:gutter="0pt"/>
          <w:cols w:space="36pt"/>
          <w:titlePg/>
          <w:docGrid w:linePitch="360"/>
        </w:sectPr>
      </w:pPr>
      <w:r w:rsidRPr="004B647F">
        <w:rPr>
          <w:kern w:val="48"/>
        </w:rPr>
        <w:t xml:space="preserve">Plant Disease Classification Using </w:t>
      </w:r>
      <w:r w:rsidR="006C1003">
        <w:rPr>
          <w:kern w:val="48"/>
        </w:rPr>
        <w:t>Deep Learning</w:t>
      </w:r>
      <w:r w:rsidRPr="004B647F">
        <w:rPr>
          <w:kern w:val="48"/>
        </w:rPr>
        <w:t xml:space="preserve"> with Two Color Aware Branch</w:t>
      </w:r>
    </w:p>
    <w:p w14:paraId="27A16B65" w14:textId="77777777" w:rsidR="006C1D52" w:rsidRDefault="006C1D52" w:rsidP="000813BD">
      <w:pPr>
        <w:pStyle w:val="Author"/>
        <w:spacing w:before="5pt" w:beforeAutospacing="1"/>
        <w:rPr>
          <w:sz w:val="18"/>
          <w:szCs w:val="18"/>
        </w:rPr>
      </w:pPr>
    </w:p>
    <w:p w14:paraId="76A1BA56" w14:textId="77777777" w:rsidR="006C1D52" w:rsidRDefault="006C1D52" w:rsidP="000813BD">
      <w:pPr>
        <w:pStyle w:val="Author"/>
        <w:spacing w:before="5pt" w:beforeAutospacing="1"/>
        <w:rPr>
          <w:sz w:val="18"/>
          <w:szCs w:val="18"/>
        </w:rPr>
        <w:sectPr w:rsidR="006C1D52" w:rsidSect="006C1D52">
          <w:type w:val="continuous"/>
          <w:pgSz w:w="595.30pt" w:h="841.90pt" w:code="9"/>
          <w:pgMar w:top="22.50pt" w:right="44.65pt" w:bottom="72pt" w:left="44.65pt" w:header="36pt" w:footer="36pt" w:gutter="0pt"/>
          <w:cols w:space="36pt"/>
          <w:docGrid w:linePitch="360"/>
        </w:sectPr>
      </w:pPr>
    </w:p>
    <w:p w14:paraId="21584223" w14:textId="1CD4F5F2" w:rsidR="000813BD" w:rsidRDefault="006C1D52" w:rsidP="000813BD">
      <w:pPr>
        <w:pStyle w:val="Author"/>
        <w:spacing w:before="5pt" w:beforeAutospacing="1"/>
        <w:rPr>
          <w:sz w:val="18"/>
          <w:szCs w:val="18"/>
        </w:rPr>
      </w:pPr>
      <w:r>
        <w:rPr>
          <w:sz w:val="18"/>
          <w:szCs w:val="18"/>
        </w:rPr>
        <w:t>Darrel</w:t>
      </w:r>
      <w:r w:rsidR="00F11E8A">
        <w:rPr>
          <w:sz w:val="18"/>
          <w:szCs w:val="18"/>
        </w:rPr>
        <w:t>l Cornellius Rivaldo</w:t>
      </w:r>
      <w:r w:rsidR="001A3B3D" w:rsidRPr="009C259A">
        <w:rPr>
          <w:sz w:val="18"/>
          <w:szCs w:val="18"/>
        </w:rPr>
        <w:t xml:space="preserve"> </w:t>
      </w:r>
      <w:r w:rsidR="001A3B3D" w:rsidRPr="009C259A">
        <w:rPr>
          <w:sz w:val="18"/>
          <w:szCs w:val="18"/>
        </w:rPr>
        <w:br/>
      </w:r>
      <w:r w:rsidR="00AB3B37">
        <w:rPr>
          <w:i/>
          <w:sz w:val="18"/>
          <w:szCs w:val="18"/>
        </w:rPr>
        <w:t>C142100</w:t>
      </w:r>
      <w:r w:rsidR="00A24927">
        <w:rPr>
          <w:i/>
          <w:sz w:val="18"/>
          <w:szCs w:val="18"/>
        </w:rPr>
        <w:t>25</w:t>
      </w:r>
      <w:r w:rsidR="00D72D06" w:rsidRPr="009C259A">
        <w:rPr>
          <w:sz w:val="18"/>
          <w:szCs w:val="18"/>
        </w:rPr>
        <w:br/>
      </w:r>
      <w:r w:rsidR="00A24927">
        <w:rPr>
          <w:i/>
          <w:sz w:val="18"/>
          <w:szCs w:val="18"/>
        </w:rPr>
        <w:t>Universitas Kristen Petra</w:t>
      </w:r>
      <w:r w:rsidR="009303D9" w:rsidRPr="009C259A">
        <w:rPr>
          <w:i/>
          <w:sz w:val="18"/>
          <w:szCs w:val="18"/>
        </w:rPr>
        <w:t xml:space="preserve"> </w:t>
      </w:r>
      <w:r w:rsidR="001A3B3D" w:rsidRPr="009C259A">
        <w:rPr>
          <w:i/>
          <w:sz w:val="18"/>
          <w:szCs w:val="18"/>
        </w:rPr>
        <w:br/>
      </w:r>
      <w:r w:rsidR="00A24927">
        <w:rPr>
          <w:sz w:val="18"/>
          <w:szCs w:val="18"/>
        </w:rPr>
        <w:t>Surabaya</w:t>
      </w:r>
      <w:r w:rsidR="009303D9" w:rsidRPr="009C259A">
        <w:rPr>
          <w:sz w:val="18"/>
          <w:szCs w:val="18"/>
        </w:rPr>
        <w:t xml:space="preserve">, </w:t>
      </w:r>
      <w:r w:rsidR="00A24927">
        <w:rPr>
          <w:sz w:val="18"/>
          <w:szCs w:val="18"/>
        </w:rPr>
        <w:t>Indonesia</w:t>
      </w:r>
      <w:r w:rsidR="001A3B3D" w:rsidRPr="009C259A">
        <w:rPr>
          <w:sz w:val="18"/>
          <w:szCs w:val="18"/>
        </w:rPr>
        <w:br/>
      </w:r>
      <w:r w:rsidR="00A24927">
        <w:rPr>
          <w:sz w:val="18"/>
          <w:szCs w:val="18"/>
        </w:rPr>
        <w:t>c14210025@john.petra.ac.id</w:t>
      </w:r>
    </w:p>
    <w:p w14:paraId="45CD07C5" w14:textId="1399C4CA" w:rsidR="000813BD" w:rsidRPr="009C259A" w:rsidRDefault="00F11E8A" w:rsidP="000813BD">
      <w:pPr>
        <w:pStyle w:val="Author"/>
        <w:spacing w:before="5pt" w:beforeAutospacing="1"/>
        <w:rPr>
          <w:sz w:val="18"/>
          <w:szCs w:val="18"/>
        </w:rPr>
      </w:pPr>
      <w:r>
        <w:rPr>
          <w:sz w:val="18"/>
          <w:szCs w:val="18"/>
        </w:rPr>
        <w:t>Nicholas Gunawan</w:t>
      </w:r>
      <w:r w:rsidR="000813BD" w:rsidRPr="009C259A">
        <w:rPr>
          <w:sz w:val="18"/>
          <w:szCs w:val="18"/>
        </w:rPr>
        <w:t xml:space="preserve"> </w:t>
      </w:r>
      <w:r w:rsidR="000813BD" w:rsidRPr="009C259A">
        <w:rPr>
          <w:sz w:val="18"/>
          <w:szCs w:val="18"/>
        </w:rPr>
        <w:br/>
      </w:r>
      <w:r w:rsidR="00A24927">
        <w:rPr>
          <w:i/>
          <w:sz w:val="18"/>
          <w:szCs w:val="18"/>
        </w:rPr>
        <w:t>C14210099</w:t>
      </w:r>
      <w:r w:rsidR="000813BD" w:rsidRPr="009C259A">
        <w:rPr>
          <w:i/>
          <w:sz w:val="18"/>
          <w:szCs w:val="18"/>
        </w:rPr>
        <w:t xml:space="preserve"> </w:t>
      </w:r>
      <w:r w:rsidR="000813BD" w:rsidRPr="009C259A">
        <w:rPr>
          <w:sz w:val="18"/>
          <w:szCs w:val="18"/>
        </w:rPr>
        <w:br/>
      </w:r>
      <w:r w:rsidR="00A24927">
        <w:rPr>
          <w:i/>
          <w:sz w:val="18"/>
          <w:szCs w:val="18"/>
        </w:rPr>
        <w:t>Universitas Kristen Petra</w:t>
      </w:r>
      <w:r w:rsidR="000813BD" w:rsidRPr="009C259A">
        <w:rPr>
          <w:i/>
          <w:sz w:val="18"/>
          <w:szCs w:val="18"/>
        </w:rPr>
        <w:br/>
      </w:r>
      <w:r w:rsidR="00A24927">
        <w:rPr>
          <w:sz w:val="18"/>
          <w:szCs w:val="18"/>
        </w:rPr>
        <w:t>Surabaya</w:t>
      </w:r>
      <w:r w:rsidR="000813BD" w:rsidRPr="009C259A">
        <w:rPr>
          <w:sz w:val="18"/>
          <w:szCs w:val="18"/>
        </w:rPr>
        <w:t xml:space="preserve">, </w:t>
      </w:r>
      <w:r w:rsidR="00A24927">
        <w:rPr>
          <w:sz w:val="18"/>
          <w:szCs w:val="18"/>
        </w:rPr>
        <w:t>Indonesia</w:t>
      </w:r>
      <w:r w:rsidR="000813BD" w:rsidRPr="009C259A">
        <w:rPr>
          <w:sz w:val="18"/>
          <w:szCs w:val="18"/>
        </w:rPr>
        <w:br/>
      </w:r>
      <w:r w:rsidR="00A24927">
        <w:rPr>
          <w:sz w:val="18"/>
          <w:szCs w:val="18"/>
        </w:rPr>
        <w:t>c14210099@john.petra.ac.id</w:t>
      </w:r>
    </w:p>
    <w:p w14:paraId="51EE0F25" w14:textId="27DD7412" w:rsidR="000813BD" w:rsidRDefault="00AB3B37" w:rsidP="006C1D52">
      <w:pPr>
        <w:pStyle w:val="Author"/>
        <w:spacing w:before="5pt" w:beforeAutospacing="1"/>
        <w:rPr>
          <w:sz w:val="18"/>
          <w:szCs w:val="18"/>
        </w:rPr>
        <w:sectPr w:rsidR="000813BD" w:rsidSect="006C1D52">
          <w:type w:val="continuous"/>
          <w:pgSz w:w="595.30pt" w:h="841.90pt" w:code="9"/>
          <w:pgMar w:top="22.50pt" w:right="44.65pt" w:bottom="72pt" w:left="44.65pt" w:header="36pt" w:footer="36pt" w:gutter="0pt"/>
          <w:cols w:num="3" w:space="36pt"/>
          <w:docGrid w:linePitch="360"/>
        </w:sectPr>
      </w:pPr>
      <w:r>
        <w:rPr>
          <w:sz w:val="18"/>
          <w:szCs w:val="18"/>
        </w:rPr>
        <w:t>Nico Samuelson Tjandra</w:t>
      </w:r>
      <w:r w:rsidR="000813BD" w:rsidRPr="009C259A">
        <w:rPr>
          <w:sz w:val="18"/>
          <w:szCs w:val="18"/>
        </w:rPr>
        <w:t xml:space="preserve"> </w:t>
      </w:r>
      <w:r w:rsidR="000813BD" w:rsidRPr="009C259A">
        <w:rPr>
          <w:sz w:val="18"/>
          <w:szCs w:val="18"/>
        </w:rPr>
        <w:br/>
      </w:r>
      <w:r w:rsidR="00A24927">
        <w:rPr>
          <w:i/>
          <w:sz w:val="18"/>
          <w:szCs w:val="18"/>
        </w:rPr>
        <w:t>C14210017</w:t>
      </w:r>
      <w:r w:rsidR="000813BD" w:rsidRPr="009C259A">
        <w:rPr>
          <w:i/>
          <w:sz w:val="18"/>
          <w:szCs w:val="18"/>
        </w:rPr>
        <w:t xml:space="preserve"> </w:t>
      </w:r>
      <w:r w:rsidR="000813BD" w:rsidRPr="009C259A">
        <w:rPr>
          <w:i/>
          <w:sz w:val="18"/>
          <w:szCs w:val="18"/>
        </w:rPr>
        <w:br/>
      </w:r>
      <w:r w:rsidR="00A24927">
        <w:rPr>
          <w:i/>
          <w:sz w:val="18"/>
          <w:szCs w:val="18"/>
        </w:rPr>
        <w:t>Universitas Kristen Petra</w:t>
      </w:r>
      <w:r w:rsidR="000813BD" w:rsidRPr="009C259A">
        <w:rPr>
          <w:i/>
          <w:sz w:val="18"/>
          <w:szCs w:val="18"/>
        </w:rPr>
        <w:br/>
      </w:r>
      <w:r w:rsidR="00A24927">
        <w:rPr>
          <w:sz w:val="18"/>
          <w:szCs w:val="18"/>
        </w:rPr>
        <w:t>Surabaya</w:t>
      </w:r>
      <w:r w:rsidR="000813BD" w:rsidRPr="009C259A">
        <w:rPr>
          <w:sz w:val="18"/>
          <w:szCs w:val="18"/>
        </w:rPr>
        <w:t xml:space="preserve">, </w:t>
      </w:r>
      <w:r w:rsidR="00A24927">
        <w:rPr>
          <w:sz w:val="18"/>
          <w:szCs w:val="18"/>
        </w:rPr>
        <w:t>Indonesia</w:t>
      </w:r>
      <w:r w:rsidR="000813BD" w:rsidRPr="009C259A">
        <w:rPr>
          <w:sz w:val="18"/>
          <w:szCs w:val="18"/>
        </w:rPr>
        <w:br/>
      </w:r>
      <w:r w:rsidR="00A24927">
        <w:rPr>
          <w:sz w:val="18"/>
          <w:szCs w:val="18"/>
        </w:rPr>
        <w:t>c14210017@john.petra.ac.id</w:t>
      </w:r>
    </w:p>
    <w:p w14:paraId="35765B5F" w14:textId="77777777" w:rsidR="006C1D52" w:rsidRDefault="006C1D52" w:rsidP="006C1D52">
      <w:pPr>
        <w:pStyle w:val="Author"/>
        <w:spacing w:before="5pt" w:beforeAutospacing="1"/>
        <w:jc w:val="both"/>
        <w:rPr>
          <w:sz w:val="18"/>
          <w:szCs w:val="18"/>
        </w:rPr>
        <w:sectPr w:rsidR="006C1D52" w:rsidSect="006C1D52">
          <w:type w:val="continuous"/>
          <w:pgSz w:w="595.30pt" w:h="841.90pt" w:code="9"/>
          <w:pgMar w:top="22.50pt" w:right="44.65pt" w:bottom="72pt" w:left="44.65pt" w:header="36pt" w:footer="36pt" w:gutter="0pt"/>
          <w:cols w:num="3" w:space="36pt"/>
          <w:docGrid w:linePitch="360"/>
        </w:sectPr>
      </w:pPr>
    </w:p>
    <w:p w14:paraId="7E958103" w14:textId="77777777" w:rsidR="000813BD" w:rsidRDefault="000813BD" w:rsidP="006C1D52">
      <w:pPr>
        <w:pStyle w:val="Author"/>
        <w:spacing w:before="5pt" w:beforeAutospacing="1"/>
        <w:jc w:val="both"/>
        <w:rPr>
          <w:sz w:val="18"/>
          <w:szCs w:val="18"/>
        </w:rPr>
        <w:sectPr w:rsidR="000813BD" w:rsidSect="000813BD">
          <w:type w:val="continuous"/>
          <w:pgSz w:w="595.30pt" w:h="841.90pt" w:code="9"/>
          <w:pgMar w:top="22.50pt" w:right="44.65pt" w:bottom="72pt" w:left="44.65pt" w:header="36pt" w:footer="36pt" w:gutter="0pt"/>
          <w:cols w:space="36pt"/>
          <w:docGrid w:linePitch="360"/>
        </w:sectPr>
      </w:pPr>
    </w:p>
    <w:p w14:paraId="52DEE00A" w14:textId="74CEA84D" w:rsidR="009F1D79" w:rsidRPr="009C259A" w:rsidRDefault="00BD670B" w:rsidP="008C3C24">
      <w:pPr>
        <w:pStyle w:val="Author"/>
        <w:spacing w:before="5pt" w:beforeAutospacing="1"/>
        <w:sectPr w:rsidR="009F1D79" w:rsidRPr="009C259A" w:rsidSect="003B4E04">
          <w:type w:val="continuous"/>
          <w:pgSz w:w="595.30pt" w:h="841.90pt" w:code="9"/>
          <w:pgMar w:top="22.50pt" w:right="44.65pt" w:bottom="72pt" w:left="44.65pt" w:header="36pt" w:footer="36pt" w:gutter="0pt"/>
          <w:cols w:num="3" w:space="36pt"/>
          <w:docGrid w:linePitch="360"/>
        </w:sectPr>
      </w:pPr>
      <w:r w:rsidRPr="009C259A">
        <w:rPr>
          <w:sz w:val="18"/>
          <w:szCs w:val="18"/>
        </w:rPr>
        <w:br w:type="column"/>
      </w:r>
    </w:p>
    <w:p w14:paraId="4B45C9A8" w14:textId="3DF81E4E" w:rsidR="009303D9" w:rsidRPr="009C259A" w:rsidRDefault="009303D9" w:rsidP="008C3C24">
      <w:pPr>
        <w:jc w:val="both"/>
        <w:sectPr w:rsidR="009303D9" w:rsidRPr="009C259A" w:rsidSect="003B4E04">
          <w:type w:val="continuous"/>
          <w:pgSz w:w="595.30pt" w:h="841.90pt" w:code="9"/>
          <w:pgMar w:top="22.50pt" w:right="44.65pt" w:bottom="72pt" w:left="44.65pt" w:header="36pt" w:footer="36pt" w:gutter="0pt"/>
          <w:cols w:num="3" w:space="36pt"/>
          <w:docGrid w:linePitch="360"/>
        </w:sectPr>
      </w:pPr>
    </w:p>
    <w:p w14:paraId="4F560CB2" w14:textId="6FC5CC0E" w:rsidR="004D72B5" w:rsidRPr="009C259A" w:rsidRDefault="009303D9" w:rsidP="00972203">
      <w:pPr>
        <w:pStyle w:val="Abstract"/>
        <w:rPr>
          <w:i/>
          <w:iCs/>
        </w:rPr>
      </w:pPr>
      <w:r w:rsidRPr="009C259A">
        <w:rPr>
          <w:i/>
          <w:iCs/>
        </w:rPr>
        <w:t>Abstract</w:t>
      </w:r>
      <w:r w:rsidRPr="009C259A">
        <w:t>—</w:t>
      </w:r>
      <w:r w:rsidR="004F0EAE" w:rsidRPr="004F0EAE">
        <w:rPr>
          <w:b w:val="0"/>
          <w:bCs w:val="0"/>
          <w:sz w:val="20"/>
          <w:szCs w:val="20"/>
        </w:rPr>
        <w:t xml:space="preserve"> </w:t>
      </w:r>
      <w:r w:rsidR="004F0EAE" w:rsidRPr="004F0EAE">
        <w:t>Seiring dengan bertumbuhnya populasi dunia, dibutuhkan upaya dan inovasi untuk meningkatkan produksi pangan secara berkelanjutan.</w:t>
      </w:r>
      <w:r w:rsidR="004F0EAE">
        <w:t xml:space="preserve"> </w:t>
      </w:r>
      <w:r w:rsidR="004F0EAE" w:rsidRPr="004F0EAE">
        <w:rPr>
          <w:i/>
          <w:iCs/>
        </w:rPr>
        <w:t xml:space="preserve">Crop diseases </w:t>
      </w:r>
      <w:r w:rsidR="004F0EAE" w:rsidRPr="004F0EAE">
        <w:t>atau penyakit pada tanaman berkontribusi terhadap 20 hingga 40% kegagalan panen pertanian global. Yang dimana, penyakit daun pada tanaman atau plant leaf disease merupakan permasalahan utama yang terjadi pada tanaman pokok, yang dimana memiliki potensi untuk menyebabkan kegagalan panen.</w:t>
      </w:r>
      <w:r w:rsidR="0099416D">
        <w:t xml:space="preserve"> Pada penelitian ini, kami melakukan percobaan </w:t>
      </w:r>
      <w:r w:rsidR="00DC4B26" w:rsidRPr="00DC4B26">
        <w:t>untuk mengimplementasikan konsep parallel branching yang dikemukakan pada model EfficientNet</w:t>
      </w:r>
      <w:r w:rsidR="00AB04F4">
        <w:t>V2</w:t>
      </w:r>
      <w:r w:rsidR="00DC4B26" w:rsidRPr="00DC4B26">
        <w:t>.</w:t>
      </w:r>
      <w:r w:rsidR="003F4E8C" w:rsidRPr="001009C3">
        <w:t xml:space="preserve"> </w:t>
      </w:r>
      <w:r w:rsidR="003F4E8C">
        <w:t xml:space="preserve">Selain itu, kami menggunakan ruang warna CIELAB yang lebih efektif dalam mengisolasi fitur level abu-abu pada </w:t>
      </w:r>
      <w:r w:rsidR="003F4E8C" w:rsidRPr="00234B88">
        <w:rPr>
          <w:i/>
          <w:iCs/>
        </w:rPr>
        <w:t>channel</w:t>
      </w:r>
      <w:r w:rsidR="003F4E8C">
        <w:t xml:space="preserve"> "L" dan fitur terkait warna pada </w:t>
      </w:r>
      <w:r w:rsidR="003F4E8C" w:rsidRPr="00234B88">
        <w:rPr>
          <w:i/>
          <w:iCs/>
        </w:rPr>
        <w:t>channel</w:t>
      </w:r>
      <w:r w:rsidR="003F4E8C">
        <w:t xml:space="preserve"> "AB</w:t>
      </w:r>
      <w:r w:rsidR="003B6B9F">
        <w:t xml:space="preserve">. </w:t>
      </w:r>
      <w:r w:rsidR="00402725">
        <w:t xml:space="preserve">Penelitian ini </w:t>
      </w:r>
      <w:r w:rsidR="00402725" w:rsidRPr="00402725">
        <w:t xml:space="preserve">menggunakan model </w:t>
      </w:r>
      <w:r w:rsidR="00402725" w:rsidRPr="00402725">
        <w:rPr>
          <w:i/>
        </w:rPr>
        <w:t>deep learning</w:t>
      </w:r>
      <w:r w:rsidR="00402725" w:rsidRPr="00402725">
        <w:t xml:space="preserve"> EfficientNetV2 B0 yang dimodifikasi sehingga memiliki dua cabang, yaitu cabang akromatik (L) dan cabang kromatik (AB) pada </w:t>
      </w:r>
      <w:r w:rsidR="00402725" w:rsidRPr="00402725">
        <w:rPr>
          <w:i/>
          <w:iCs/>
        </w:rPr>
        <w:t>stem</w:t>
      </w:r>
      <w:r w:rsidR="00402725" w:rsidRPr="00402725">
        <w:t xml:space="preserve"> dan hingga 4</w:t>
      </w:r>
      <w:commentRangeStart w:id="0"/>
      <w:r w:rsidR="00402725" w:rsidRPr="00402725">
        <w:t xml:space="preserve"> </w:t>
      </w:r>
      <w:r w:rsidR="00402725" w:rsidRPr="00402725">
        <w:rPr>
          <w:i/>
        </w:rPr>
        <w:t>block</w:t>
      </w:r>
      <w:r w:rsidR="00402725" w:rsidRPr="00402725">
        <w:t xml:space="preserve"> </w:t>
      </w:r>
      <w:commentRangeStart w:id="1"/>
      <w:commentRangeEnd w:id="1"/>
      <w:r w:rsidR="00402725" w:rsidRPr="00402725">
        <w:commentReference w:id="1"/>
      </w:r>
      <w:commentRangeEnd w:id="0"/>
      <w:r w:rsidR="00402725" w:rsidRPr="00402725">
        <w:commentReference w:id="0"/>
      </w:r>
      <w:r w:rsidR="00402725" w:rsidRPr="00402725">
        <w:t>pertama. Kami menguji model yang telah dikembangkan pada dua dataset, yaitu Plant Village Dataset  dan Cropped-PlantDoc Dataset</w:t>
      </w:r>
      <w:r w:rsidR="00920CAB">
        <w:t>.</w:t>
      </w:r>
      <w:r w:rsidR="00DA50CD">
        <w:t xml:space="preserve"> </w:t>
      </w:r>
      <w:r w:rsidR="00DA50CD" w:rsidRPr="00DA50CD">
        <w:t>Dari eksperimen yang kami lakukan pada dataset PlantVillage, model EfficientNetV2</w:t>
      </w:r>
      <w:r w:rsidR="007C42F3">
        <w:t xml:space="preserve"> yang dimodifikasi ini</w:t>
      </w:r>
      <w:r w:rsidR="00DA50CD" w:rsidRPr="00DA50CD">
        <w:t xml:space="preserve"> mampu menghasilkan akurasi terbaik ketika dilakukan percabangan pada 4 block pertama.</w:t>
      </w:r>
      <w:r w:rsidR="00BB3269">
        <w:t xml:space="preserve"> </w:t>
      </w:r>
      <w:r w:rsidR="00BB3269" w:rsidRPr="358E2A7D">
        <w:t xml:space="preserve">Meskipun </w:t>
      </w:r>
      <w:r w:rsidR="00BB3269">
        <w:t>model yang kami kembangkan belum dapat mengalahkan akurasi dari</w:t>
      </w:r>
      <w:r w:rsidR="00BB3269" w:rsidRPr="358E2A7D">
        <w:t xml:space="preserve"> model InceptionV3 milik Schuler, model kami memiliki jumlah parameter yang jauh lebih kecil sehingga waktu yang dibutuhkan untuk training juga jauh lebih cepat.</w:t>
      </w:r>
      <w:r w:rsidR="00BB3269">
        <w:t xml:space="preserve"> </w:t>
      </w:r>
      <w:r w:rsidR="00BB3269" w:rsidRPr="00BB3269">
        <w:t>Eksperimen kami juga mendukung hasil eksperimen yang dilakukan oleh Schuler dimana kontribusi AB channel yang lebih besar akan memberikan hasil model yang lebih baik. Berdasarkan eksperimen kami, hasil terbaik didapatkan jika 50% - 80% filter dimasukkan pada AB channel.</w:t>
      </w:r>
    </w:p>
    <w:p w14:paraId="3331DA43" w14:textId="49CD1EA1" w:rsidR="009303D9" w:rsidRPr="009C259A" w:rsidRDefault="004D72B5" w:rsidP="00972203">
      <w:pPr>
        <w:pStyle w:val="Keywords"/>
      </w:pPr>
      <w:r w:rsidRPr="009C259A">
        <w:t>Keywords—</w:t>
      </w:r>
      <w:r w:rsidR="00B47ED1">
        <w:t>parallel branching</w:t>
      </w:r>
      <w:r w:rsidR="00EB5191" w:rsidRPr="009C259A">
        <w:t xml:space="preserve">, </w:t>
      </w:r>
      <w:r w:rsidR="00B47ED1">
        <w:t>EfficientNet</w:t>
      </w:r>
      <w:r w:rsidR="00EB5191" w:rsidRPr="009C259A">
        <w:t xml:space="preserve">, </w:t>
      </w:r>
      <w:r w:rsidR="00E72537">
        <w:t>Plant Leaf Disease Classification</w:t>
      </w:r>
      <w:r w:rsidR="00EB5191" w:rsidRPr="009C259A">
        <w:t xml:space="preserve">, </w:t>
      </w:r>
      <w:r w:rsidR="006301D2">
        <w:t>CIELab</w:t>
      </w:r>
    </w:p>
    <w:p w14:paraId="1A8F0EC3" w14:textId="7A41669B" w:rsidR="009303D9" w:rsidRPr="009C259A" w:rsidRDefault="009C3BAB" w:rsidP="006B6B66">
      <w:pPr>
        <w:pStyle w:val="Heading1"/>
      </w:pPr>
      <w:r>
        <w:t>introduction</w:t>
      </w:r>
    </w:p>
    <w:p w14:paraId="2ED946F3" w14:textId="5CDF9784" w:rsidR="009F466D" w:rsidRDefault="006C178A" w:rsidP="00E30C11">
      <w:pPr>
        <w:pStyle w:val="BodyText"/>
        <w:rPr>
          <w:lang w:val="en-US"/>
        </w:rPr>
      </w:pPr>
      <w:r>
        <w:rPr>
          <w:lang w:val="en-US"/>
        </w:rPr>
        <w:t>Seiring</w:t>
      </w:r>
      <w:r w:rsidR="002703FB">
        <w:rPr>
          <w:lang w:val="en-US"/>
        </w:rPr>
        <w:t xml:space="preserve"> dengan</w:t>
      </w:r>
      <w:r w:rsidR="00F071E5">
        <w:rPr>
          <w:lang w:val="en-US"/>
        </w:rPr>
        <w:t xml:space="preserve"> bertumbuhnya populasi </w:t>
      </w:r>
      <w:r w:rsidR="002703FB">
        <w:rPr>
          <w:lang w:val="en-US"/>
        </w:rPr>
        <w:t>dunia,</w:t>
      </w:r>
      <w:r w:rsidR="00AD249C">
        <w:rPr>
          <w:lang w:val="en-US"/>
        </w:rPr>
        <w:t xml:space="preserve"> </w:t>
      </w:r>
      <w:r w:rsidR="00FE07E5">
        <w:rPr>
          <w:lang w:val="en-US"/>
        </w:rPr>
        <w:t>dibutuhkan</w:t>
      </w:r>
      <w:r w:rsidR="00AD249C">
        <w:rPr>
          <w:lang w:val="en-US"/>
        </w:rPr>
        <w:t xml:space="preserve"> </w:t>
      </w:r>
      <w:r w:rsidR="00FE07E5">
        <w:rPr>
          <w:lang w:val="en-US"/>
        </w:rPr>
        <w:t xml:space="preserve">upaya dan inovasi untuk </w:t>
      </w:r>
      <w:r w:rsidR="00DC0679">
        <w:rPr>
          <w:lang w:val="en-US"/>
        </w:rPr>
        <w:t xml:space="preserve">meningkatkan produksi </w:t>
      </w:r>
      <w:r w:rsidR="00DF2107">
        <w:rPr>
          <w:lang w:val="en-US"/>
        </w:rPr>
        <w:t>pangan</w:t>
      </w:r>
      <w:r w:rsidR="00DC0679">
        <w:rPr>
          <w:lang w:val="en-US"/>
        </w:rPr>
        <w:t xml:space="preserve"> </w:t>
      </w:r>
      <w:r w:rsidR="00136839">
        <w:rPr>
          <w:lang w:val="en-US"/>
        </w:rPr>
        <w:t>secara berkelanjutan.</w:t>
      </w:r>
      <w:r w:rsidR="00A13426">
        <w:rPr>
          <w:lang w:val="en-US"/>
        </w:rPr>
        <w:t xml:space="preserve"> </w:t>
      </w:r>
      <w:r w:rsidR="005C1382">
        <w:rPr>
          <w:lang w:val="en-US"/>
        </w:rPr>
        <w:t>Pertanian</w:t>
      </w:r>
      <w:r w:rsidR="00422925" w:rsidRPr="00422925">
        <w:rPr>
          <w:lang w:val="en-US"/>
        </w:rPr>
        <w:t xml:space="preserve"> merupakan elemen penting dari pembangunan berkelanjutan, terutama di negara-negara berkembang</w:t>
      </w:r>
      <w:r w:rsidR="00422925">
        <w:rPr>
          <w:lang w:val="en-US"/>
        </w:rPr>
        <w:t>.</w:t>
      </w:r>
      <w:r w:rsidR="00951A13">
        <w:rPr>
          <w:lang w:val="en-US"/>
        </w:rPr>
        <w:t xml:space="preserve"> </w:t>
      </w:r>
      <w:r w:rsidR="00951A13" w:rsidRPr="00951A13">
        <w:rPr>
          <w:lang w:val="en-US"/>
        </w:rPr>
        <w:t xml:space="preserve">Hal ini </w:t>
      </w:r>
      <w:r w:rsidR="00951A13">
        <w:rPr>
          <w:lang w:val="en-US"/>
        </w:rPr>
        <w:t>dikarenakan</w:t>
      </w:r>
      <w:r w:rsidR="00951A13" w:rsidRPr="00951A13">
        <w:rPr>
          <w:lang w:val="en-US"/>
        </w:rPr>
        <w:t xml:space="preserve"> kemajuan dalam bidang pertanian merupakan dasar bagi transformasi struktural ekonomi negara-negara berkembang</w:t>
      </w:r>
      <w:r w:rsidR="005C1382">
        <w:rPr>
          <w:lang w:val="en-US"/>
        </w:rPr>
        <w:t xml:space="preserve"> </w:t>
      </w:r>
      <w:hyperlink w:anchor="one" w:history="1">
        <w:r w:rsidR="005C1382" w:rsidRPr="003B60F2">
          <w:rPr>
            <w:rStyle w:val="Hyperlink"/>
            <w:lang w:val="en-US"/>
          </w:rPr>
          <w:t>[1]</w:t>
        </w:r>
      </w:hyperlink>
      <w:r w:rsidR="003B60F2">
        <w:rPr>
          <w:lang w:val="en-US"/>
        </w:rPr>
        <w:t>.</w:t>
      </w:r>
      <w:r w:rsidR="005C1382">
        <w:rPr>
          <w:lang w:val="en-US"/>
        </w:rPr>
        <w:t xml:space="preserve"> </w:t>
      </w:r>
      <w:r w:rsidR="001E5922" w:rsidRPr="001E5922">
        <w:rPr>
          <w:lang w:val="en-US"/>
        </w:rPr>
        <w:t>Indonesia adalah negara agraris, yang dimana sektor pertanian berperan besar</w:t>
      </w:r>
      <w:r w:rsidR="0059538D">
        <w:rPr>
          <w:lang w:val="en-US"/>
        </w:rPr>
        <w:t xml:space="preserve"> </w:t>
      </w:r>
      <w:r w:rsidR="001E5922" w:rsidRPr="001E5922">
        <w:rPr>
          <w:lang w:val="en-US"/>
        </w:rPr>
        <w:t>terhadap perekonomian</w:t>
      </w:r>
      <w:r w:rsidR="00914442">
        <w:rPr>
          <w:lang w:val="en-US"/>
        </w:rPr>
        <w:t xml:space="preserve"> negara</w:t>
      </w:r>
      <w:r w:rsidR="00743A1B">
        <w:rPr>
          <w:lang w:val="en-US"/>
        </w:rPr>
        <w:t xml:space="preserve"> </w:t>
      </w:r>
      <w:hyperlink w:anchor="two" w:history="1">
        <w:r w:rsidR="00743A1B" w:rsidRPr="003B60F2">
          <w:rPr>
            <w:rStyle w:val="Hyperlink"/>
            <w:lang w:val="en-US"/>
          </w:rPr>
          <w:t>[2]</w:t>
        </w:r>
      </w:hyperlink>
      <w:r w:rsidR="003B60F2">
        <w:rPr>
          <w:lang w:val="en-US"/>
        </w:rPr>
        <w:t>.</w:t>
      </w:r>
      <w:r w:rsidR="008104F5">
        <w:rPr>
          <w:lang w:val="en-US"/>
        </w:rPr>
        <w:t xml:space="preserve"> </w:t>
      </w:r>
      <w:r w:rsidR="005F4D3A" w:rsidRPr="005F4D3A">
        <w:rPr>
          <w:lang w:val="en-US"/>
        </w:rPr>
        <w:t>Oleh karena itu, sangat penting bagi suatu negara untuk melindungi dan memajukan sektor pertaniannya agar tetap stabil dan terhindar dari kegagalan</w:t>
      </w:r>
      <w:r w:rsidR="005F4D3A">
        <w:rPr>
          <w:lang w:val="en-US"/>
        </w:rPr>
        <w:t>.</w:t>
      </w:r>
    </w:p>
    <w:p w14:paraId="77224EA9" w14:textId="48820D89" w:rsidR="00E734AD" w:rsidRDefault="002B0DAF" w:rsidP="00984E66">
      <w:pPr>
        <w:pStyle w:val="BodyText"/>
        <w:rPr>
          <w:lang w:val="en-US"/>
        </w:rPr>
      </w:pPr>
      <w:r w:rsidRPr="00E734AD">
        <w:rPr>
          <w:i/>
          <w:iCs/>
          <w:lang w:val="en-US"/>
        </w:rPr>
        <w:t>Crop diseases</w:t>
      </w:r>
      <w:r w:rsidR="00E734AD">
        <w:rPr>
          <w:i/>
          <w:iCs/>
          <w:lang w:val="en-US"/>
        </w:rPr>
        <w:t xml:space="preserve"> </w:t>
      </w:r>
      <w:r w:rsidR="00E734AD">
        <w:rPr>
          <w:lang w:val="en-US"/>
        </w:rPr>
        <w:t>atau penyakit pada tanaman</w:t>
      </w:r>
      <w:r>
        <w:rPr>
          <w:lang w:val="en-US"/>
        </w:rPr>
        <w:t xml:space="preserve"> </w:t>
      </w:r>
      <w:r w:rsidR="00D82106">
        <w:rPr>
          <w:lang w:val="en-US"/>
        </w:rPr>
        <w:t>berkontribusi</w:t>
      </w:r>
      <w:r w:rsidR="00E734AD">
        <w:rPr>
          <w:lang w:val="en-US"/>
        </w:rPr>
        <w:t xml:space="preserve"> terhadap </w:t>
      </w:r>
      <w:r w:rsidR="00A15B1E">
        <w:rPr>
          <w:lang w:val="en-US"/>
        </w:rPr>
        <w:t>20</w:t>
      </w:r>
      <w:r w:rsidR="00CE3BD3">
        <w:rPr>
          <w:lang w:val="en-US"/>
        </w:rPr>
        <w:t xml:space="preserve"> hingga 40% </w:t>
      </w:r>
      <w:r w:rsidR="00E734AD">
        <w:rPr>
          <w:lang w:val="en-US"/>
        </w:rPr>
        <w:t>kegagalan panen</w:t>
      </w:r>
      <w:r w:rsidR="00D82106">
        <w:rPr>
          <w:lang w:val="en-US"/>
        </w:rPr>
        <w:t xml:space="preserve"> pertanian global </w:t>
      </w:r>
      <w:hyperlink w:anchor="three">
        <w:r w:rsidR="00D82106" w:rsidRPr="42075258">
          <w:rPr>
            <w:rStyle w:val="Hyperlink"/>
            <w:lang w:val="en-US"/>
          </w:rPr>
          <w:t>[3]</w:t>
        </w:r>
      </w:hyperlink>
      <w:r w:rsidR="003B60F2" w:rsidRPr="42075258">
        <w:rPr>
          <w:lang w:val="en-US"/>
        </w:rPr>
        <w:t>.</w:t>
      </w:r>
      <w:r w:rsidR="009F72D7">
        <w:rPr>
          <w:lang w:val="en-US"/>
        </w:rPr>
        <w:t xml:space="preserve"> </w:t>
      </w:r>
      <w:r w:rsidR="00EE37A8">
        <w:rPr>
          <w:lang w:val="en-US"/>
        </w:rPr>
        <w:t xml:space="preserve">Yang dimana, penyakit daun pada tanaman atau plant leaf disease </w:t>
      </w:r>
      <w:r w:rsidR="00A501F2">
        <w:rPr>
          <w:lang w:val="en-US"/>
        </w:rPr>
        <w:t xml:space="preserve">merupakan permasalahan utama yang terjadi </w:t>
      </w:r>
      <w:r w:rsidR="009935E2">
        <w:rPr>
          <w:lang w:val="en-US"/>
        </w:rPr>
        <w:t xml:space="preserve">pada tanaman pokok, yang </w:t>
      </w:r>
      <w:r w:rsidR="00491466">
        <w:rPr>
          <w:lang w:val="en-US"/>
        </w:rPr>
        <w:t>dimana memiliki potensi untuk menyebabkan kegagalan panen</w:t>
      </w:r>
      <w:r w:rsidR="008477E6">
        <w:rPr>
          <w:lang w:val="en-US"/>
        </w:rPr>
        <w:t xml:space="preserve"> </w:t>
      </w:r>
      <w:hyperlink w:anchor="four">
        <w:r w:rsidR="008477E6" w:rsidRPr="42075258">
          <w:rPr>
            <w:rStyle w:val="Hyperlink"/>
            <w:lang w:val="en-US"/>
          </w:rPr>
          <w:t>[4]</w:t>
        </w:r>
      </w:hyperlink>
      <w:r w:rsidR="003B60F2" w:rsidRPr="42075258">
        <w:rPr>
          <w:lang w:val="en-US"/>
        </w:rPr>
        <w:t>.</w:t>
      </w:r>
      <w:r w:rsidR="00491466">
        <w:rPr>
          <w:lang w:val="en-US"/>
        </w:rPr>
        <w:t xml:space="preserve"> </w:t>
      </w:r>
      <w:r w:rsidR="008477E6">
        <w:rPr>
          <w:lang w:val="en-US"/>
        </w:rPr>
        <w:t>Cara tradisional</w:t>
      </w:r>
      <w:r w:rsidR="000E1B79">
        <w:rPr>
          <w:lang w:val="en-US"/>
        </w:rPr>
        <w:t xml:space="preserve"> untuk mendeteksi dan melakukan klasif</w:t>
      </w:r>
      <w:r w:rsidR="00BD4B13">
        <w:rPr>
          <w:lang w:val="en-US"/>
        </w:rPr>
        <w:t xml:space="preserve">ikasi penyakit pada tanaman </w:t>
      </w:r>
      <w:r w:rsidR="000A282C">
        <w:rPr>
          <w:lang w:val="en-US"/>
        </w:rPr>
        <w:t>adalah dengan melakukan</w:t>
      </w:r>
      <w:r w:rsidR="00193EDE">
        <w:rPr>
          <w:lang w:val="en-US"/>
        </w:rPr>
        <w:t xml:space="preserve"> pengamatan fisik dari daun tanaman. </w:t>
      </w:r>
      <w:r w:rsidR="00FA4E76">
        <w:rPr>
          <w:lang w:val="en-US"/>
        </w:rPr>
        <w:t>Namun, p</w:t>
      </w:r>
      <w:r w:rsidR="00193EDE">
        <w:rPr>
          <w:lang w:val="en-US"/>
        </w:rPr>
        <w:t xml:space="preserve">endekatan ini dinilai kurang baik dikarenakan </w:t>
      </w:r>
      <w:r w:rsidR="00225B23">
        <w:rPr>
          <w:lang w:val="en-US"/>
        </w:rPr>
        <w:t xml:space="preserve">pengamatan fisik tidak dapat selalu diandalkan </w:t>
      </w:r>
      <w:r w:rsidR="003C02E1">
        <w:rPr>
          <w:lang w:val="en-US"/>
        </w:rPr>
        <w:t>dan dapat mengakibatkan penurunan produksi pertanian secara signifikan</w:t>
      </w:r>
      <w:r w:rsidR="00D420E3">
        <w:rPr>
          <w:lang w:val="en-US"/>
        </w:rPr>
        <w:t xml:space="preserve"> </w:t>
      </w:r>
      <w:hyperlink w:anchor="five">
        <w:r w:rsidR="00D420E3" w:rsidRPr="42075258">
          <w:rPr>
            <w:rStyle w:val="Hyperlink"/>
            <w:lang w:val="en-US"/>
          </w:rPr>
          <w:t>[5]</w:t>
        </w:r>
      </w:hyperlink>
      <w:r w:rsidR="00D420E3" w:rsidRPr="42075258">
        <w:rPr>
          <w:lang w:val="en-US"/>
        </w:rPr>
        <w:t>.</w:t>
      </w:r>
    </w:p>
    <w:p w14:paraId="21DA09B3" w14:textId="132E08A9" w:rsidR="007D01E0" w:rsidRDefault="006E1399" w:rsidP="00AA0053">
      <w:pPr>
        <w:pStyle w:val="BodyText"/>
        <w:rPr>
          <w:lang w:val="en-US"/>
        </w:rPr>
      </w:pPr>
      <w:r w:rsidRPr="006E1399">
        <w:rPr>
          <w:lang w:val="en-US"/>
        </w:rPr>
        <w:t>Demilie</w:t>
      </w:r>
      <w:r w:rsidR="00572030">
        <w:rPr>
          <w:lang w:val="en-US"/>
        </w:rPr>
        <w:t xml:space="preserve"> </w:t>
      </w:r>
      <w:hyperlink w:anchor="six" w:history="1">
        <w:r w:rsidRPr="006E1399">
          <w:rPr>
            <w:rStyle w:val="Hyperlink"/>
            <w:lang w:val="en-US"/>
          </w:rPr>
          <w:t>[6]</w:t>
        </w:r>
      </w:hyperlink>
      <w:r w:rsidR="002930A7">
        <w:rPr>
          <w:lang w:val="en-US"/>
        </w:rPr>
        <w:t xml:space="preserve"> melakukan </w:t>
      </w:r>
      <w:r w:rsidR="00A4180A">
        <w:rPr>
          <w:lang w:val="en-US"/>
        </w:rPr>
        <w:t xml:space="preserve">perbandingan </w:t>
      </w:r>
      <w:r w:rsidR="001339B8">
        <w:rPr>
          <w:lang w:val="en-US"/>
        </w:rPr>
        <w:t xml:space="preserve">dari beberapa metode </w:t>
      </w:r>
      <w:r w:rsidR="001339B8" w:rsidRPr="00572030">
        <w:rPr>
          <w:i/>
          <w:iCs/>
          <w:lang w:val="en-US"/>
        </w:rPr>
        <w:t>machine learning</w:t>
      </w:r>
      <w:r w:rsidR="001339B8">
        <w:rPr>
          <w:lang w:val="en-US"/>
        </w:rPr>
        <w:t xml:space="preserve"> dan </w:t>
      </w:r>
      <w:r w:rsidR="001339B8" w:rsidRPr="00572030">
        <w:rPr>
          <w:i/>
          <w:iCs/>
          <w:lang w:val="en-US"/>
        </w:rPr>
        <w:t>deep learning</w:t>
      </w:r>
      <w:r w:rsidR="001339B8">
        <w:rPr>
          <w:lang w:val="en-US"/>
        </w:rPr>
        <w:t xml:space="preserve"> untuk </w:t>
      </w:r>
      <w:r w:rsidR="00572030" w:rsidRPr="00572030">
        <w:rPr>
          <w:i/>
          <w:iCs/>
          <w:lang w:val="en-US"/>
        </w:rPr>
        <w:t>tugas plant leaf disease classification</w:t>
      </w:r>
      <w:r w:rsidR="00572030">
        <w:rPr>
          <w:lang w:val="en-US"/>
        </w:rPr>
        <w:t xml:space="preserve">. </w:t>
      </w:r>
      <w:r w:rsidR="00830E6E">
        <w:rPr>
          <w:lang w:val="en-US"/>
        </w:rPr>
        <w:t xml:space="preserve">Untuk </w:t>
      </w:r>
      <w:r w:rsidR="00830E6E" w:rsidRPr="00830E6E">
        <w:rPr>
          <w:i/>
          <w:iCs/>
          <w:lang w:val="en-US"/>
        </w:rPr>
        <w:t>machine learning</w:t>
      </w:r>
      <w:r w:rsidR="00830E6E">
        <w:rPr>
          <w:lang w:val="en-US"/>
        </w:rPr>
        <w:t xml:space="preserve">, Demilie menggunakan beberapa algoritma seperti </w:t>
      </w:r>
      <w:r w:rsidR="00012806" w:rsidRPr="002D4515">
        <w:rPr>
          <w:i/>
          <w:iCs/>
          <w:lang w:val="en-US"/>
        </w:rPr>
        <w:t>Naïve Bayes Classifier, K-Nearest Neighbor</w:t>
      </w:r>
      <w:r w:rsidR="00916857" w:rsidRPr="002D4515">
        <w:rPr>
          <w:i/>
          <w:iCs/>
          <w:lang w:val="en-US"/>
        </w:rPr>
        <w:t>s</w:t>
      </w:r>
      <w:r w:rsidR="00012806" w:rsidRPr="002D4515">
        <w:rPr>
          <w:i/>
          <w:iCs/>
          <w:lang w:val="en-US"/>
        </w:rPr>
        <w:t>,</w:t>
      </w:r>
      <w:r w:rsidR="00916857" w:rsidRPr="002D4515">
        <w:rPr>
          <w:i/>
          <w:iCs/>
          <w:lang w:val="en-US"/>
        </w:rPr>
        <w:t xml:space="preserve"> Decision Tree, Support Vector Machine</w:t>
      </w:r>
      <w:r w:rsidR="00916857">
        <w:rPr>
          <w:lang w:val="en-US"/>
        </w:rPr>
        <w:t xml:space="preserve">, </w:t>
      </w:r>
      <w:r w:rsidR="002D4515">
        <w:rPr>
          <w:lang w:val="en-US"/>
        </w:rPr>
        <w:t xml:space="preserve">dan </w:t>
      </w:r>
      <w:r w:rsidR="002D4515" w:rsidRPr="002D4515">
        <w:rPr>
          <w:i/>
          <w:iCs/>
          <w:lang w:val="en-US"/>
        </w:rPr>
        <w:t>Random Forest</w:t>
      </w:r>
      <w:r w:rsidR="002D4515">
        <w:rPr>
          <w:lang w:val="en-US"/>
        </w:rPr>
        <w:t>.</w:t>
      </w:r>
      <w:r w:rsidR="00012806">
        <w:rPr>
          <w:lang w:val="en-US"/>
        </w:rPr>
        <w:t xml:space="preserve"> </w:t>
      </w:r>
      <w:r w:rsidR="002D4515">
        <w:rPr>
          <w:lang w:val="en-US"/>
        </w:rPr>
        <w:t xml:space="preserve">Sedangkan untuk </w:t>
      </w:r>
      <w:r w:rsidR="002D4515" w:rsidRPr="00785D2C">
        <w:rPr>
          <w:i/>
          <w:iCs/>
          <w:lang w:val="en-US"/>
        </w:rPr>
        <w:t>Deep Learning</w:t>
      </w:r>
      <w:r w:rsidR="002D4515">
        <w:rPr>
          <w:lang w:val="en-US"/>
        </w:rPr>
        <w:t xml:space="preserve">, Demilie menggunakan algoritma </w:t>
      </w:r>
      <w:r w:rsidR="00391019">
        <w:rPr>
          <w:i/>
          <w:iCs/>
          <w:lang w:val="en-US"/>
        </w:rPr>
        <w:t>C</w:t>
      </w:r>
      <w:r w:rsidR="00785D2C" w:rsidRPr="00785D2C">
        <w:rPr>
          <w:i/>
          <w:iCs/>
          <w:lang w:val="en-US"/>
        </w:rPr>
        <w:t xml:space="preserve">onvolutional </w:t>
      </w:r>
      <w:r w:rsidR="00391019">
        <w:rPr>
          <w:i/>
          <w:iCs/>
          <w:lang w:val="en-US"/>
        </w:rPr>
        <w:t>N</w:t>
      </w:r>
      <w:r w:rsidR="00785D2C" w:rsidRPr="00785D2C">
        <w:rPr>
          <w:i/>
          <w:iCs/>
          <w:lang w:val="en-US"/>
        </w:rPr>
        <w:t xml:space="preserve">eural </w:t>
      </w:r>
      <w:r w:rsidR="00391019">
        <w:rPr>
          <w:i/>
          <w:iCs/>
          <w:lang w:val="en-US"/>
        </w:rPr>
        <w:t>N</w:t>
      </w:r>
      <w:r w:rsidR="00785D2C" w:rsidRPr="00785D2C">
        <w:rPr>
          <w:i/>
          <w:iCs/>
          <w:lang w:val="en-US"/>
        </w:rPr>
        <w:t xml:space="preserve">etwork </w:t>
      </w:r>
      <w:r w:rsidR="00785D2C" w:rsidRPr="00785D2C">
        <w:rPr>
          <w:lang w:val="en-US"/>
        </w:rPr>
        <w:t>(CNN)</w:t>
      </w:r>
      <w:r w:rsidR="00391019">
        <w:rPr>
          <w:lang w:val="en-US"/>
        </w:rPr>
        <w:t xml:space="preserve"> dan </w:t>
      </w:r>
      <w:r w:rsidR="00391019" w:rsidRPr="00391019">
        <w:rPr>
          <w:i/>
          <w:iCs/>
          <w:lang w:val="en-US"/>
        </w:rPr>
        <w:t>Artificial Neural Networks</w:t>
      </w:r>
      <w:r w:rsidR="00391019" w:rsidRPr="00391019">
        <w:rPr>
          <w:lang w:val="en-US"/>
        </w:rPr>
        <w:t xml:space="preserve"> (ANN)</w:t>
      </w:r>
      <w:r w:rsidR="00391019">
        <w:rPr>
          <w:lang w:val="en-US"/>
        </w:rPr>
        <w:t>.</w:t>
      </w:r>
      <w:r w:rsidR="008D095D" w:rsidRPr="008D095D">
        <w:rPr>
          <w:rFonts w:ascii="-webkit-standard" w:hAnsi="-webkit-standard"/>
          <w:color w:val="000000"/>
          <w:spacing w:val="0"/>
          <w:sz w:val="27"/>
          <w:szCs w:val="27"/>
          <w:lang w:val="en-US" w:eastAsia="en-US"/>
        </w:rPr>
        <w:t xml:space="preserve"> </w:t>
      </w:r>
      <w:r w:rsidR="008D095D" w:rsidRPr="008D095D">
        <w:rPr>
          <w:lang w:val="en-US"/>
        </w:rPr>
        <w:t>Dalam penelitian ini, ditemukan bahwa teknik Deep Learning menggunakan CNN adalah yang terbaik untuk mengklasifikasikan penyakit daun pada tanaman. CNN terbukti sangat efektif</w:t>
      </w:r>
      <w:r w:rsidR="009314A7">
        <w:rPr>
          <w:lang w:val="en-US"/>
        </w:rPr>
        <w:t xml:space="preserve"> dibanding</w:t>
      </w:r>
      <w:r w:rsidR="000D215A">
        <w:rPr>
          <w:lang w:val="en-US"/>
        </w:rPr>
        <w:t>kan</w:t>
      </w:r>
      <w:r w:rsidR="009314A7">
        <w:rPr>
          <w:lang w:val="en-US"/>
        </w:rPr>
        <w:t xml:space="preserve"> </w:t>
      </w:r>
      <w:r w:rsidR="000D215A">
        <w:rPr>
          <w:lang w:val="en-US"/>
        </w:rPr>
        <w:t>berbagai pendekatan</w:t>
      </w:r>
      <w:r w:rsidR="009314A7">
        <w:rPr>
          <w:lang w:val="en-US"/>
        </w:rPr>
        <w:t xml:space="preserve"> </w:t>
      </w:r>
      <w:r w:rsidR="009314A7" w:rsidRPr="009314A7">
        <w:rPr>
          <w:i/>
          <w:iCs/>
          <w:lang w:val="en-US"/>
        </w:rPr>
        <w:t>machine learning</w:t>
      </w:r>
      <w:r w:rsidR="008D095D" w:rsidRPr="008D095D">
        <w:rPr>
          <w:lang w:val="en-US"/>
        </w:rPr>
        <w:t xml:space="preserve"> karena fleksibilitasnya dan kemampuan untuk mengekstraksi fitur secara otomatis. </w:t>
      </w:r>
      <w:r w:rsidR="00253094">
        <w:rPr>
          <w:lang w:val="en-US"/>
        </w:rPr>
        <w:t xml:space="preserve"> Sehingga, </w:t>
      </w:r>
      <w:r w:rsidR="00CA7FFB">
        <w:rPr>
          <w:lang w:val="en-US"/>
        </w:rPr>
        <w:t xml:space="preserve">CNN dapat menemukan </w:t>
      </w:r>
      <w:r w:rsidR="00CA7FFB" w:rsidRPr="00342A4F">
        <w:rPr>
          <w:i/>
          <w:iCs/>
          <w:lang w:val="en-US"/>
        </w:rPr>
        <w:t>extra</w:t>
      </w:r>
      <w:r w:rsidR="00253094" w:rsidRPr="00342A4F">
        <w:rPr>
          <w:i/>
          <w:iCs/>
          <w:lang w:val="en-US"/>
        </w:rPr>
        <w:t xml:space="preserve"> features</w:t>
      </w:r>
      <w:r w:rsidR="00CA7FFB">
        <w:rPr>
          <w:lang w:val="en-US"/>
        </w:rPr>
        <w:t xml:space="preserve"> yang dapat membantu al</w:t>
      </w:r>
      <w:r w:rsidR="00435AAB">
        <w:rPr>
          <w:lang w:val="en-US"/>
        </w:rPr>
        <w:t xml:space="preserve">goritma ini menghasilkan hasil yang </w:t>
      </w:r>
      <w:r w:rsidR="00435AAB" w:rsidRPr="00342A4F">
        <w:rPr>
          <w:i/>
          <w:iCs/>
          <w:lang w:val="en-US"/>
        </w:rPr>
        <w:t>superior</w:t>
      </w:r>
      <w:r w:rsidR="00342A4F">
        <w:rPr>
          <w:lang w:val="en-US"/>
        </w:rPr>
        <w:t>.</w:t>
      </w:r>
    </w:p>
    <w:p w14:paraId="1E64E467" w14:textId="659C9F39" w:rsidR="00AA0053" w:rsidRDefault="00582700" w:rsidP="00E30C11">
      <w:pPr>
        <w:pStyle w:val="BodyText"/>
        <w:rPr>
          <w:lang w:val="en-US"/>
        </w:rPr>
      </w:pPr>
      <w:r>
        <w:rPr>
          <w:lang w:val="en-US"/>
        </w:rPr>
        <w:t>Chaudary</w:t>
      </w:r>
      <w:r w:rsidR="00B4742C">
        <w:rPr>
          <w:lang w:val="en-US"/>
        </w:rPr>
        <w:t xml:space="preserve"> et al.</w:t>
      </w:r>
      <w:r>
        <w:rPr>
          <w:lang w:val="en-US"/>
        </w:rPr>
        <w:t xml:space="preserve"> </w:t>
      </w:r>
      <w:hyperlink w:anchor="seven" w:history="1">
        <w:r w:rsidRPr="00F54469">
          <w:rPr>
            <w:rStyle w:val="Hyperlink"/>
            <w:lang w:val="en-US"/>
          </w:rPr>
          <w:t>[</w:t>
        </w:r>
        <w:r w:rsidR="00F54469" w:rsidRPr="00F54469">
          <w:rPr>
            <w:rStyle w:val="Hyperlink"/>
            <w:lang w:val="en-US"/>
          </w:rPr>
          <w:t>7]</w:t>
        </w:r>
      </w:hyperlink>
      <w:r w:rsidR="00F54469">
        <w:rPr>
          <w:lang w:val="en-US"/>
        </w:rPr>
        <w:t xml:space="preserve"> </w:t>
      </w:r>
      <w:r w:rsidR="00CB5E6A">
        <w:rPr>
          <w:lang w:val="en-US"/>
        </w:rPr>
        <w:t xml:space="preserve">mempelajari </w:t>
      </w:r>
      <w:r w:rsidR="008572DA" w:rsidRPr="008572DA">
        <w:rPr>
          <w:i/>
          <w:iCs/>
          <w:lang w:val="en-US"/>
        </w:rPr>
        <w:t>plant disease spot segmentation</w:t>
      </w:r>
      <w:r w:rsidR="008572DA">
        <w:rPr>
          <w:lang w:val="en-US"/>
        </w:rPr>
        <w:t xml:space="preserve"> dalam </w:t>
      </w:r>
      <w:r w:rsidR="008572DA" w:rsidRPr="008572DA">
        <w:rPr>
          <w:i/>
          <w:iCs/>
          <w:lang w:val="en-US"/>
        </w:rPr>
        <w:t>color space</w:t>
      </w:r>
      <w:r w:rsidR="008572DA">
        <w:rPr>
          <w:lang w:val="en-US"/>
        </w:rPr>
        <w:t xml:space="preserve"> </w:t>
      </w:r>
      <w:r w:rsidR="008572DA" w:rsidRPr="008572DA">
        <w:rPr>
          <w:lang w:val="en-US"/>
        </w:rPr>
        <w:t>YCbCr, HSI, dan CIE Lab.</w:t>
      </w:r>
      <w:r w:rsidR="00B4742C">
        <w:rPr>
          <w:lang w:val="en-US"/>
        </w:rPr>
        <w:t xml:space="preserve"> </w:t>
      </w:r>
      <w:r w:rsidR="004B0341" w:rsidRPr="004B0341">
        <w:rPr>
          <w:lang w:val="en-US"/>
        </w:rPr>
        <w:t xml:space="preserve">Dalam penelitian ini, ditemukan bahwa </w:t>
      </w:r>
      <w:r w:rsidR="004B0341" w:rsidRPr="004B0341">
        <w:rPr>
          <w:i/>
          <w:iCs/>
          <w:lang w:val="en-US"/>
        </w:rPr>
        <w:t>color channel</w:t>
      </w:r>
      <w:r w:rsidR="004B0341" w:rsidRPr="004B0341">
        <w:rPr>
          <w:lang w:val="en-US"/>
        </w:rPr>
        <w:t xml:space="preserve"> "A" dari ruang warna CIE Lab memberikan hasil yang paling akurat dibandingkan dengan </w:t>
      </w:r>
      <w:r w:rsidR="004B0341" w:rsidRPr="004B0341">
        <w:rPr>
          <w:i/>
          <w:iCs/>
          <w:lang w:val="en-US"/>
        </w:rPr>
        <w:t xml:space="preserve">color channel </w:t>
      </w:r>
      <w:r w:rsidR="004B0341" w:rsidRPr="004B0341">
        <w:rPr>
          <w:lang w:val="en-US"/>
        </w:rPr>
        <w:t xml:space="preserve">lain yang diuji. Selain itu, penelitian ini juga menunjukkan bahwa </w:t>
      </w:r>
      <w:r w:rsidR="004B0341" w:rsidRPr="004B0341">
        <w:rPr>
          <w:i/>
          <w:iCs/>
          <w:lang w:val="en-US"/>
        </w:rPr>
        <w:t>noise</w:t>
      </w:r>
      <w:r w:rsidR="004B0341" w:rsidRPr="004B0341">
        <w:rPr>
          <w:lang w:val="en-US"/>
        </w:rPr>
        <w:t xml:space="preserve"> pada gambar, yang berasal dari latar belakang, pencahayaan urat daun, dan </w:t>
      </w:r>
      <w:r w:rsidR="004B0341" w:rsidRPr="004B0341">
        <w:rPr>
          <w:i/>
          <w:iCs/>
          <w:lang w:val="en-US"/>
        </w:rPr>
        <w:t>flash</w:t>
      </w:r>
      <w:r w:rsidR="004B0341" w:rsidRPr="004B0341">
        <w:rPr>
          <w:lang w:val="en-US"/>
        </w:rPr>
        <w:t xml:space="preserve"> kamera, dapat diminimalkan dengan menggunakan ruang warna CIE Lab.</w:t>
      </w:r>
      <w:r w:rsidR="00F351FC">
        <w:rPr>
          <w:lang w:val="en-US"/>
        </w:rPr>
        <w:t xml:space="preserve"> </w:t>
      </w:r>
      <w:r w:rsidR="0000705A">
        <w:rPr>
          <w:lang w:val="en-US"/>
        </w:rPr>
        <w:t>Hal</w:t>
      </w:r>
      <w:r w:rsidR="0000705A" w:rsidRPr="0000705A">
        <w:rPr>
          <w:lang w:val="en-US"/>
        </w:rPr>
        <w:t xml:space="preserve"> ini bermanfaat untuk mengklasifikasi gambar yang diambil di lapangan, di mana gambar sering kali memiliki berbagai jenis noise.</w:t>
      </w:r>
      <w:r w:rsidR="00273189">
        <w:rPr>
          <w:lang w:val="en-US"/>
        </w:rPr>
        <w:t xml:space="preserve"> </w:t>
      </w:r>
      <w:r w:rsidR="00BE0928" w:rsidRPr="00BE0928">
        <w:rPr>
          <w:lang w:val="en-US"/>
        </w:rPr>
        <w:t xml:space="preserve">Schuler et al. </w:t>
      </w:r>
      <w:hyperlink w:anchor="eight" w:history="1">
        <w:r w:rsidR="00BE0928" w:rsidRPr="00BE0928">
          <w:rPr>
            <w:rStyle w:val="Hyperlink"/>
            <w:lang w:val="en-US"/>
          </w:rPr>
          <w:t>[8]</w:t>
        </w:r>
      </w:hyperlink>
      <w:r w:rsidR="00BE0928" w:rsidRPr="00BE0928">
        <w:rPr>
          <w:lang w:val="en-US"/>
        </w:rPr>
        <w:t xml:space="preserve"> menemukan bahwa dengan mentransformasi </w:t>
      </w:r>
      <w:r w:rsidR="00BE0928" w:rsidRPr="00BE0928">
        <w:rPr>
          <w:i/>
          <w:iCs/>
          <w:lang w:val="en-US"/>
        </w:rPr>
        <w:t>color channel</w:t>
      </w:r>
      <w:r w:rsidR="00BE0928" w:rsidRPr="00BE0928">
        <w:rPr>
          <w:lang w:val="en-US"/>
        </w:rPr>
        <w:t xml:space="preserve"> RGB ke CIE Lab dapat secara efektif mengisolasi fitur </w:t>
      </w:r>
      <w:r w:rsidR="00F0183F" w:rsidRPr="00F0183F">
        <w:rPr>
          <w:i/>
          <w:iCs/>
          <w:lang w:val="en-US"/>
        </w:rPr>
        <w:t>gray-level</w:t>
      </w:r>
      <w:r w:rsidR="00BE0928" w:rsidRPr="00BE0928">
        <w:rPr>
          <w:lang w:val="en-US"/>
        </w:rPr>
        <w:t xml:space="preserve"> pada "L"</w:t>
      </w:r>
      <w:r w:rsidR="00F0183F">
        <w:rPr>
          <w:lang w:val="en-US"/>
        </w:rPr>
        <w:t xml:space="preserve"> channel</w:t>
      </w:r>
      <w:r w:rsidR="00BE0928" w:rsidRPr="00BE0928">
        <w:rPr>
          <w:lang w:val="en-US"/>
        </w:rPr>
        <w:t xml:space="preserve"> dan fitur terkait warna pada </w:t>
      </w:r>
      <w:r w:rsidR="00F0183F">
        <w:rPr>
          <w:lang w:val="en-US"/>
        </w:rPr>
        <w:t>channel</w:t>
      </w:r>
      <w:r w:rsidR="00BE0928" w:rsidRPr="00BE0928">
        <w:rPr>
          <w:lang w:val="en-US"/>
        </w:rPr>
        <w:t xml:space="preserve"> "AB".</w:t>
      </w:r>
    </w:p>
    <w:p w14:paraId="0C9CCEA6" w14:textId="4B614F36" w:rsidR="00A97E2C" w:rsidRDefault="004A49E1" w:rsidP="00A97E2C">
      <w:pPr>
        <w:pStyle w:val="BodyText"/>
        <w:rPr>
          <w:lang w:val="en-US"/>
        </w:rPr>
      </w:pPr>
      <w:r w:rsidRPr="00BE0928">
        <w:rPr>
          <w:lang w:val="en-US"/>
        </w:rPr>
        <w:lastRenderedPageBreak/>
        <w:t xml:space="preserve">Schuler et al. </w:t>
      </w:r>
      <w:hyperlink w:anchor="eight" w:history="1">
        <w:r w:rsidRPr="00BE0928">
          <w:rPr>
            <w:rStyle w:val="Hyperlink"/>
            <w:lang w:val="en-US"/>
          </w:rPr>
          <w:t>[8]</w:t>
        </w:r>
      </w:hyperlink>
      <w:r>
        <w:rPr>
          <w:lang w:val="en-US"/>
        </w:rPr>
        <w:t xml:space="preserve"> melakukan</w:t>
      </w:r>
      <w:r w:rsidR="00A97E2C">
        <w:rPr>
          <w:lang w:val="en-US"/>
        </w:rPr>
        <w:t xml:space="preserve"> </w:t>
      </w:r>
      <w:r w:rsidR="004E1065">
        <w:rPr>
          <w:lang w:val="en-US"/>
        </w:rPr>
        <w:t>modifikasi terhadap</w:t>
      </w:r>
      <w:r w:rsidR="00F84541">
        <w:rPr>
          <w:lang w:val="en-US"/>
        </w:rPr>
        <w:t xml:space="preserve"> arsitektur model</w:t>
      </w:r>
      <w:r w:rsidR="00156C61">
        <w:rPr>
          <w:lang w:val="en-US"/>
        </w:rPr>
        <w:t xml:space="preserve"> </w:t>
      </w:r>
      <w:r w:rsidR="00156C61" w:rsidRPr="001338AB">
        <w:rPr>
          <w:i/>
          <w:iCs/>
          <w:lang w:val="en-US"/>
        </w:rPr>
        <w:t>deep learning</w:t>
      </w:r>
      <w:r w:rsidR="00156C61">
        <w:rPr>
          <w:lang w:val="en-US"/>
        </w:rPr>
        <w:t xml:space="preserve"> InceptionV3 yang sebelumnya telah dikembangkan oleh Toda &amp; Okura </w:t>
      </w:r>
      <w:bookmarkStart w:id="2" w:name="nine"/>
      <w:r w:rsidR="00D61BFE">
        <w:rPr>
          <w:lang w:val="en-US"/>
        </w:rPr>
        <w:fldChar w:fldCharType="begin"/>
      </w:r>
      <w:r w:rsidR="00D61BFE">
        <w:rPr>
          <w:lang w:val="en-US"/>
        </w:rPr>
        <w:instrText>HYPERLINK  \l "nine"</w:instrText>
      </w:r>
      <w:r w:rsidR="00D61BFE">
        <w:rPr>
          <w:lang w:val="en-US"/>
        </w:rPr>
      </w:r>
      <w:r w:rsidR="00D61BFE">
        <w:rPr>
          <w:lang w:val="en-US"/>
        </w:rPr>
        <w:fldChar w:fldCharType="separate"/>
      </w:r>
      <w:r w:rsidR="00156C61" w:rsidRPr="00D61BFE">
        <w:rPr>
          <w:rStyle w:val="Hyperlink"/>
          <w:lang w:val="en-US"/>
        </w:rPr>
        <w:t>[9]</w:t>
      </w:r>
      <w:r w:rsidR="00D61BFE">
        <w:rPr>
          <w:lang w:val="en-US"/>
        </w:rPr>
        <w:fldChar w:fldCharType="end"/>
      </w:r>
      <w:r w:rsidR="00D61BFE">
        <w:rPr>
          <w:lang w:val="en-US"/>
        </w:rPr>
        <w:t>.</w:t>
      </w:r>
      <w:r w:rsidR="00A11989">
        <w:rPr>
          <w:lang w:val="en-US"/>
        </w:rPr>
        <w:t xml:space="preserve"> </w:t>
      </w:r>
      <w:bookmarkEnd w:id="2"/>
      <w:r w:rsidR="00E7064F" w:rsidRPr="00E7064F">
        <w:rPr>
          <w:lang w:val="en-US"/>
        </w:rPr>
        <w:t xml:space="preserve">Schuler et al. memodifikasi tiga lapisan konvolusi pertama dengan membuat cabang paralel yang menerima data </w:t>
      </w:r>
      <w:r w:rsidR="00E7064F" w:rsidRPr="001338AB">
        <w:rPr>
          <w:i/>
          <w:iCs/>
          <w:lang w:val="en-US"/>
        </w:rPr>
        <w:t>achromatic</w:t>
      </w:r>
      <w:r w:rsidR="00E7064F" w:rsidRPr="00E7064F">
        <w:rPr>
          <w:lang w:val="en-US"/>
        </w:rPr>
        <w:t xml:space="preserve"> dan </w:t>
      </w:r>
      <w:r w:rsidR="00E7064F" w:rsidRPr="001338AB">
        <w:rPr>
          <w:i/>
          <w:iCs/>
          <w:lang w:val="en-US"/>
        </w:rPr>
        <w:t>chromatic</w:t>
      </w:r>
      <w:r w:rsidR="00E7064F" w:rsidRPr="00E7064F">
        <w:rPr>
          <w:lang w:val="en-US"/>
        </w:rPr>
        <w:t xml:space="preserve"> menggunakan CIE Lab </w:t>
      </w:r>
      <w:r w:rsidR="00E7064F" w:rsidRPr="001338AB">
        <w:rPr>
          <w:i/>
          <w:iCs/>
          <w:lang w:val="en-US"/>
        </w:rPr>
        <w:t>color space</w:t>
      </w:r>
      <w:r w:rsidR="00E7064F" w:rsidRPr="00E7064F">
        <w:rPr>
          <w:lang w:val="en-US"/>
        </w:rPr>
        <w:t xml:space="preserve"> (L </w:t>
      </w:r>
      <w:r w:rsidR="00E7064F" w:rsidRPr="001338AB">
        <w:rPr>
          <w:i/>
          <w:iCs/>
          <w:lang w:val="en-US"/>
        </w:rPr>
        <w:t>channel</w:t>
      </w:r>
      <w:r w:rsidR="00E7064F" w:rsidRPr="00E7064F">
        <w:rPr>
          <w:lang w:val="en-US"/>
        </w:rPr>
        <w:t xml:space="preserve"> &amp; AB </w:t>
      </w:r>
      <w:r w:rsidR="00E7064F" w:rsidRPr="001338AB">
        <w:rPr>
          <w:i/>
          <w:iCs/>
          <w:lang w:val="en-US"/>
        </w:rPr>
        <w:t>channel</w:t>
      </w:r>
      <w:r w:rsidR="00E7064F" w:rsidRPr="00E7064F">
        <w:rPr>
          <w:lang w:val="en-US"/>
        </w:rPr>
        <w:t xml:space="preserve">). Konsep </w:t>
      </w:r>
      <w:r w:rsidR="00E7064F" w:rsidRPr="001338AB">
        <w:rPr>
          <w:i/>
          <w:iCs/>
          <w:lang w:val="en-US"/>
        </w:rPr>
        <w:t>parallel branching</w:t>
      </w:r>
      <w:r w:rsidR="00E7064F" w:rsidRPr="00E7064F">
        <w:rPr>
          <w:lang w:val="en-US"/>
        </w:rPr>
        <w:t xml:space="preserve"> ini memungkinkan model mempelajari fitur warna dengan lebih baik. L branch memahami fitur </w:t>
      </w:r>
      <w:r w:rsidR="00E7064F" w:rsidRPr="001338AB">
        <w:rPr>
          <w:i/>
          <w:iCs/>
          <w:lang w:val="en-US"/>
        </w:rPr>
        <w:t>achromatic</w:t>
      </w:r>
      <w:r w:rsidR="00E7064F" w:rsidRPr="00E7064F">
        <w:rPr>
          <w:lang w:val="en-US"/>
        </w:rPr>
        <w:t xml:space="preserve"> seperti tekstur, tepi, dan area rusak, sementara AB </w:t>
      </w:r>
      <w:r w:rsidR="00E7064F" w:rsidRPr="0027373B">
        <w:rPr>
          <w:i/>
          <w:iCs/>
          <w:lang w:val="en-US"/>
        </w:rPr>
        <w:t>branch</w:t>
      </w:r>
      <w:r w:rsidR="00E7064F" w:rsidRPr="00E7064F">
        <w:rPr>
          <w:lang w:val="en-US"/>
        </w:rPr>
        <w:t xml:space="preserve"> mempelajari fitur </w:t>
      </w:r>
      <w:r w:rsidR="00E7064F" w:rsidRPr="001338AB">
        <w:rPr>
          <w:i/>
          <w:iCs/>
          <w:lang w:val="en-US"/>
        </w:rPr>
        <w:t>chromatic</w:t>
      </w:r>
      <w:r w:rsidR="00E7064F" w:rsidRPr="00E7064F">
        <w:rPr>
          <w:lang w:val="en-US"/>
        </w:rPr>
        <w:t xml:space="preserve"> seperti lesi dan warna umum daun.</w:t>
      </w:r>
      <w:r w:rsidR="001338AB">
        <w:rPr>
          <w:lang w:val="en-US"/>
        </w:rPr>
        <w:t xml:space="preserve"> </w:t>
      </w:r>
      <w:r w:rsidR="00DB75BB">
        <w:rPr>
          <w:lang w:val="en-US"/>
        </w:rPr>
        <w:t xml:space="preserve">Sehingga, model yang dikembangkan akan lebih tahan terhadap berbagai noise yang </w:t>
      </w:r>
      <w:r w:rsidR="0027373B">
        <w:rPr>
          <w:lang w:val="en-US"/>
        </w:rPr>
        <w:t xml:space="preserve">terdapat pada gambar ketika melakukan </w:t>
      </w:r>
      <w:r w:rsidR="0027373B" w:rsidRPr="0027373B">
        <w:rPr>
          <w:i/>
          <w:iCs/>
          <w:lang w:val="en-US"/>
        </w:rPr>
        <w:t>plant leaf disease classification</w:t>
      </w:r>
      <w:r w:rsidR="0027373B">
        <w:rPr>
          <w:lang w:val="en-US"/>
        </w:rPr>
        <w:t>.</w:t>
      </w:r>
      <w:r w:rsidR="00DA019A">
        <w:rPr>
          <w:lang w:val="en-US"/>
        </w:rPr>
        <w:t xml:space="preserve"> Dari penelitian ini, ditemukan </w:t>
      </w:r>
      <w:r w:rsidR="00313CF9">
        <w:rPr>
          <w:lang w:val="en-US"/>
        </w:rPr>
        <w:t xml:space="preserve">jika model yang telah dimodifikasi </w:t>
      </w:r>
      <w:r w:rsidR="00923A88">
        <w:rPr>
          <w:lang w:val="en-US"/>
        </w:rPr>
        <w:t>dengan parallel branching memiliki performance yang lebih baik dibanding model yang hanya menggunakan single branch dalam melakukan klasifikasi penyakit tanaman.</w:t>
      </w:r>
      <w:r w:rsidR="006D6016">
        <w:rPr>
          <w:lang w:val="en-US"/>
        </w:rPr>
        <w:t xml:space="preserve"> </w:t>
      </w:r>
      <w:r w:rsidR="004166F8">
        <w:rPr>
          <w:lang w:val="en-US"/>
        </w:rPr>
        <w:t xml:space="preserve">Penggunaan </w:t>
      </w:r>
      <w:r w:rsidR="004166F8" w:rsidRPr="00B30225">
        <w:rPr>
          <w:i/>
          <w:iCs/>
          <w:lang w:val="en-US"/>
        </w:rPr>
        <w:t>decorrelated  color space</w:t>
      </w:r>
      <w:r w:rsidR="004166F8">
        <w:rPr>
          <w:lang w:val="en-US"/>
        </w:rPr>
        <w:t xml:space="preserve"> juga membantu mengurangi</w:t>
      </w:r>
      <w:r w:rsidR="004166F8" w:rsidRPr="00B30225">
        <w:rPr>
          <w:lang w:val="en-US"/>
        </w:rPr>
        <w:t xml:space="preserve"> </w:t>
      </w:r>
      <w:r w:rsidR="004166F8">
        <w:rPr>
          <w:lang w:val="en-US"/>
        </w:rPr>
        <w:t>jumlah learning parameter dan floating point operations akibat adanya filter weight yang redundant.</w:t>
      </w:r>
    </w:p>
    <w:p w14:paraId="17A725ED" w14:textId="518411F6" w:rsidR="001B11AD" w:rsidRDefault="003C32B7" w:rsidP="00F93B75">
      <w:pPr>
        <w:pStyle w:val="BodyText"/>
        <w:rPr>
          <w:lang w:val="en-US"/>
        </w:rPr>
      </w:pPr>
      <w:r w:rsidRPr="003C32B7">
        <w:rPr>
          <w:lang w:val="en-US"/>
        </w:rPr>
        <w:t xml:space="preserve">Atila et al. </w:t>
      </w:r>
      <w:hyperlink w:anchor="ten" w:history="1">
        <w:r w:rsidRPr="003C32B7">
          <w:rPr>
            <w:rStyle w:val="Hyperlink"/>
            <w:lang w:val="en-US"/>
          </w:rPr>
          <w:t>[10]</w:t>
        </w:r>
      </w:hyperlink>
      <w:r w:rsidRPr="003C32B7">
        <w:rPr>
          <w:lang w:val="en-US"/>
        </w:rPr>
        <w:t xml:space="preserve"> melakukan evaluasi komprehensif terhadap berbagai model </w:t>
      </w:r>
      <w:r w:rsidRPr="00A41942">
        <w:rPr>
          <w:i/>
          <w:iCs/>
          <w:lang w:val="en-US"/>
        </w:rPr>
        <w:t>deep learning</w:t>
      </w:r>
      <w:r w:rsidRPr="003C32B7">
        <w:rPr>
          <w:lang w:val="en-US"/>
        </w:rPr>
        <w:t xml:space="preserve"> dalam tugas klasifikasi penyakit daun tanaman</w:t>
      </w:r>
      <w:r w:rsidR="00A41942">
        <w:rPr>
          <w:lang w:val="en-US"/>
        </w:rPr>
        <w:t xml:space="preserve"> dengan</w:t>
      </w:r>
      <w:r w:rsidRPr="003C32B7">
        <w:rPr>
          <w:lang w:val="en-US"/>
        </w:rPr>
        <w:t xml:space="preserve"> menggunakan PlantVillage </w:t>
      </w:r>
      <w:r w:rsidRPr="00A41942">
        <w:rPr>
          <w:i/>
          <w:iCs/>
          <w:lang w:val="en-US"/>
        </w:rPr>
        <w:t>dataset</w:t>
      </w:r>
      <w:r w:rsidRPr="003C32B7">
        <w:rPr>
          <w:lang w:val="en-US"/>
        </w:rPr>
        <w:t xml:space="preserve">. Penelitian ini membandingkan beberapa model </w:t>
      </w:r>
      <w:r w:rsidRPr="00A41942">
        <w:rPr>
          <w:i/>
          <w:iCs/>
          <w:lang w:val="en-US"/>
        </w:rPr>
        <w:t>deep learning state-of-the-art</w:t>
      </w:r>
      <w:r w:rsidRPr="003C32B7">
        <w:rPr>
          <w:lang w:val="en-US"/>
        </w:rPr>
        <w:t xml:space="preserve">, termasuk AlexNet, VGG16, ResNet50, InceptionV3, dan EfficientNet, dengan memanfaatkan </w:t>
      </w:r>
      <w:r w:rsidRPr="00A41942">
        <w:rPr>
          <w:i/>
          <w:iCs/>
          <w:lang w:val="en-US"/>
        </w:rPr>
        <w:t>transfer learning</w:t>
      </w:r>
      <w:r w:rsidRPr="003C32B7">
        <w:rPr>
          <w:lang w:val="en-US"/>
        </w:rPr>
        <w:t xml:space="preserve"> dari ImageNet</w:t>
      </w:r>
      <w:r w:rsidR="0068307B">
        <w:rPr>
          <w:lang w:val="en-US"/>
        </w:rPr>
        <w:t xml:space="preserve">. </w:t>
      </w:r>
      <w:r w:rsidR="0068307B" w:rsidRPr="0068307B">
        <w:rPr>
          <w:lang w:val="en-US"/>
        </w:rPr>
        <w:t xml:space="preserve">Penelitian ini menggunakan dua versi dari PlantVillage </w:t>
      </w:r>
      <w:r w:rsidR="0068307B" w:rsidRPr="0068307B">
        <w:rPr>
          <w:i/>
          <w:iCs/>
          <w:lang w:val="en-US"/>
        </w:rPr>
        <w:t>dataset</w:t>
      </w:r>
      <w:r w:rsidR="0068307B" w:rsidRPr="0068307B">
        <w:rPr>
          <w:lang w:val="en-US"/>
        </w:rPr>
        <w:t xml:space="preserve">, yaitu versi </w:t>
      </w:r>
      <w:r w:rsidR="0068307B" w:rsidRPr="0068307B">
        <w:rPr>
          <w:i/>
          <w:iCs/>
          <w:lang w:val="en-US"/>
        </w:rPr>
        <w:t>normal</w:t>
      </w:r>
      <w:r w:rsidR="0068307B" w:rsidRPr="0068307B">
        <w:rPr>
          <w:lang w:val="en-US"/>
        </w:rPr>
        <w:t xml:space="preserve"> dan versi </w:t>
      </w:r>
      <w:r w:rsidR="0068307B" w:rsidRPr="0068307B">
        <w:rPr>
          <w:i/>
          <w:iCs/>
          <w:lang w:val="en-US"/>
        </w:rPr>
        <w:t>augmented</w:t>
      </w:r>
      <w:r w:rsidR="0068307B" w:rsidRPr="0068307B">
        <w:rPr>
          <w:lang w:val="en-US"/>
        </w:rPr>
        <w:t xml:space="preserve"> dari Geetharamani dan Pandian </w:t>
      </w:r>
      <w:hyperlink w:anchor="eleven" w:history="1">
        <w:r w:rsidR="0068307B" w:rsidRPr="0068307B">
          <w:rPr>
            <w:rStyle w:val="Hyperlink"/>
            <w:lang w:val="en-US"/>
          </w:rPr>
          <w:t>[11]</w:t>
        </w:r>
      </w:hyperlink>
      <w:r w:rsidR="0068307B" w:rsidRPr="0068307B">
        <w:rPr>
          <w:lang w:val="en-US"/>
        </w:rPr>
        <w:t>.</w:t>
      </w:r>
      <w:r w:rsidR="007D13B1">
        <w:rPr>
          <w:lang w:val="en-US"/>
        </w:rPr>
        <w:t xml:space="preserve"> </w:t>
      </w:r>
      <w:r w:rsidR="007D13B1" w:rsidRPr="007D13B1">
        <w:rPr>
          <w:lang w:val="en-US"/>
        </w:rPr>
        <w:t xml:space="preserve">Hasil penelitian menunjukkan bahwa model EfficientNet B5 mencapai akurasi tertinggi pada dataset normal dengan akurasi sebesar 99,91%, sedangkan model EfficientNet B4 mencapai akurasi tertinggi pada dataset </w:t>
      </w:r>
      <w:r w:rsidR="007D13B1" w:rsidRPr="007D13B1">
        <w:rPr>
          <w:i/>
          <w:iCs/>
          <w:lang w:val="en-US"/>
        </w:rPr>
        <w:t>augmented</w:t>
      </w:r>
      <w:r w:rsidR="007D13B1" w:rsidRPr="007D13B1">
        <w:rPr>
          <w:lang w:val="en-US"/>
        </w:rPr>
        <w:t xml:space="preserve"> dengan akurasi sebesar 99,97%. Selain itu, </w:t>
      </w:r>
      <w:r w:rsidR="007D13B1" w:rsidRPr="007D13B1">
        <w:rPr>
          <w:i/>
          <w:iCs/>
          <w:lang w:val="en-US"/>
        </w:rPr>
        <w:t>time per epoch</w:t>
      </w:r>
      <w:r w:rsidR="007D13B1" w:rsidRPr="007D13B1">
        <w:rPr>
          <w:lang w:val="en-US"/>
        </w:rPr>
        <w:t xml:space="preserve"> pada proses training untuk EfficientNet B4 maupun B5 selalu konsisten lebih rendah dibandingkan InceptionV3, menunjukkan efisiensi waktu dan performa yang lebih baik pada model EfficientNet dalam tugas klasifikasi ini.</w:t>
      </w:r>
    </w:p>
    <w:p w14:paraId="24B64715" w14:textId="7308E206" w:rsidR="00BE2AAE" w:rsidRDefault="00335B79" w:rsidP="006C4C6D">
      <w:pPr>
        <w:pStyle w:val="BodyText"/>
        <w:rPr>
          <w:lang w:val="en-US"/>
        </w:rPr>
      </w:pPr>
      <w:r w:rsidRPr="00335B79">
        <w:rPr>
          <w:lang w:val="en-US"/>
        </w:rPr>
        <w:t>Dalam</w:t>
      </w:r>
      <w:r w:rsidR="00EC7BC6">
        <w:rPr>
          <w:lang w:val="en-US"/>
        </w:rPr>
        <w:t xml:space="preserve"> penelitian ini, kami </w:t>
      </w:r>
      <w:r w:rsidR="000041D2" w:rsidRPr="000041D2">
        <w:rPr>
          <w:lang w:val="en-US"/>
        </w:rPr>
        <w:t>bertujuan</w:t>
      </w:r>
      <w:r w:rsidR="00EC7BC6">
        <w:rPr>
          <w:lang w:val="en-US"/>
        </w:rPr>
        <w:t xml:space="preserve"> untuk mengimplementasikan konsep </w:t>
      </w:r>
      <w:r w:rsidR="00EC7BC6" w:rsidRPr="00335B79">
        <w:rPr>
          <w:lang w:val="en-US"/>
        </w:rPr>
        <w:t>parallel branching</w:t>
      </w:r>
      <w:r w:rsidR="00EC7BC6">
        <w:rPr>
          <w:lang w:val="en-US"/>
        </w:rPr>
        <w:t xml:space="preserve"> </w:t>
      </w:r>
      <w:r w:rsidR="000041D2" w:rsidRPr="000041D2">
        <w:rPr>
          <w:lang w:val="en-US"/>
        </w:rPr>
        <w:t>yang dikemukakan oleh</w:t>
      </w:r>
      <w:r w:rsidR="00EC7BC6">
        <w:rPr>
          <w:lang w:val="en-US"/>
        </w:rPr>
        <w:t xml:space="preserve"> Schuler et al. </w:t>
      </w:r>
      <w:hyperlink w:anchor="eight" w:history="1">
        <w:r w:rsidRPr="0013194F">
          <w:rPr>
            <w:rStyle w:val="Hyperlink"/>
            <w:lang w:val="en-US"/>
          </w:rPr>
          <w:t>[8]</w:t>
        </w:r>
      </w:hyperlink>
      <w:r w:rsidR="000041D2" w:rsidRPr="000041D2">
        <w:rPr>
          <w:lang w:val="en-US"/>
        </w:rPr>
        <w:t xml:space="preserve"> pada</w:t>
      </w:r>
      <w:r w:rsidR="00EC7BC6">
        <w:rPr>
          <w:lang w:val="en-US"/>
        </w:rPr>
        <w:t xml:space="preserve"> model EfficientNet</w:t>
      </w:r>
      <w:r w:rsidR="000041D2" w:rsidRPr="000041D2">
        <w:rPr>
          <w:lang w:val="en-US"/>
        </w:rPr>
        <w:t>. Menurut</w:t>
      </w:r>
      <w:r w:rsidR="00EC7BC6">
        <w:rPr>
          <w:lang w:val="en-US"/>
        </w:rPr>
        <w:t xml:space="preserve"> </w:t>
      </w:r>
      <w:r w:rsidR="003A196A">
        <w:rPr>
          <w:lang w:val="en-US"/>
        </w:rPr>
        <w:t xml:space="preserve">penelitian Atila </w:t>
      </w:r>
      <w:hyperlink w:anchor="ten" w:history="1">
        <w:r w:rsidRPr="0013194F">
          <w:rPr>
            <w:rStyle w:val="Hyperlink"/>
            <w:lang w:val="en-US"/>
          </w:rPr>
          <w:t>[10]</w:t>
        </w:r>
      </w:hyperlink>
      <w:r w:rsidRPr="00335B79">
        <w:rPr>
          <w:lang w:val="en-US"/>
        </w:rPr>
        <w:t>,</w:t>
      </w:r>
      <w:r w:rsidR="003A196A">
        <w:rPr>
          <w:lang w:val="en-US"/>
        </w:rPr>
        <w:t xml:space="preserve"> model </w:t>
      </w:r>
      <w:r w:rsidR="000041D2" w:rsidRPr="000041D2">
        <w:rPr>
          <w:lang w:val="en-US"/>
        </w:rPr>
        <w:t>EfficientNet tidak hanya memberikan</w:t>
      </w:r>
      <w:r w:rsidR="003A196A">
        <w:rPr>
          <w:lang w:val="en-US"/>
        </w:rPr>
        <w:t xml:space="preserve"> akurasi yang lebih </w:t>
      </w:r>
      <w:r w:rsidR="000041D2" w:rsidRPr="000041D2">
        <w:rPr>
          <w:lang w:val="en-US"/>
        </w:rPr>
        <w:t>tinggi, tetapi juga menawarkan</w:t>
      </w:r>
      <w:r w:rsidR="003A196A">
        <w:rPr>
          <w:lang w:val="en-US"/>
        </w:rPr>
        <w:t xml:space="preserve"> efisiensi waktu yang </w:t>
      </w:r>
      <w:r w:rsidR="005B4C7E">
        <w:rPr>
          <w:lang w:val="en-US"/>
        </w:rPr>
        <w:t>lebih baik.</w:t>
      </w:r>
      <w:r w:rsidR="00B73348">
        <w:rPr>
          <w:lang w:val="en-US"/>
        </w:rPr>
        <w:t xml:space="preserve"> </w:t>
      </w:r>
      <w:r w:rsidRPr="00335B79">
        <w:rPr>
          <w:lang w:val="en-US"/>
        </w:rPr>
        <w:t>Dengan menerapkan</w:t>
      </w:r>
      <w:r w:rsidR="00A53B78">
        <w:rPr>
          <w:lang w:val="en-US"/>
        </w:rPr>
        <w:t xml:space="preserve"> </w:t>
      </w:r>
      <w:r w:rsidR="00A53B78" w:rsidRPr="00F3103F">
        <w:rPr>
          <w:i/>
          <w:lang w:val="en-US"/>
        </w:rPr>
        <w:t>parallel branching</w:t>
      </w:r>
      <w:r w:rsidR="00A53B78">
        <w:rPr>
          <w:lang w:val="en-US"/>
        </w:rPr>
        <w:t>, diharapkan model dapat</w:t>
      </w:r>
      <w:r w:rsidR="00B73348">
        <w:rPr>
          <w:lang w:val="en-US"/>
        </w:rPr>
        <w:t xml:space="preserve"> </w:t>
      </w:r>
      <w:r w:rsidR="00A53B78" w:rsidRPr="00A53B78">
        <w:rPr>
          <w:lang w:val="en-US"/>
        </w:rPr>
        <w:t>mempelajari fitur warna dengan lebih baik</w:t>
      </w:r>
      <w:r w:rsidR="00A53B78">
        <w:rPr>
          <w:lang w:val="en-US"/>
        </w:rPr>
        <w:t xml:space="preserve"> dan menjadi lebih tahan terhadap berbagai jenis </w:t>
      </w:r>
      <w:r w:rsidR="00A53B78" w:rsidRPr="00F3103F">
        <w:rPr>
          <w:i/>
          <w:lang w:val="en-US"/>
        </w:rPr>
        <w:t>noise</w:t>
      </w:r>
      <w:r w:rsidR="00A53B78">
        <w:rPr>
          <w:lang w:val="en-US"/>
        </w:rPr>
        <w:t xml:space="preserve"> yang ada.</w:t>
      </w:r>
      <w:r w:rsidR="00A53B78" w:rsidRPr="001009C3">
        <w:t xml:space="preserve"> </w:t>
      </w:r>
      <w:r w:rsidR="00B40D55">
        <w:t xml:space="preserve">Selain itu, kami menggunakan </w:t>
      </w:r>
      <w:r w:rsidR="001009C3">
        <w:t xml:space="preserve">ruang warna </w:t>
      </w:r>
      <w:r w:rsidR="00314E15">
        <w:t xml:space="preserve">CIELAB yang </w:t>
      </w:r>
      <w:r w:rsidR="007B79AF">
        <w:t>lebih</w:t>
      </w:r>
      <w:r w:rsidR="00A33D7F">
        <w:t xml:space="preserve"> efektif </w:t>
      </w:r>
      <w:r w:rsidR="001009C3">
        <w:t xml:space="preserve">dalam </w:t>
      </w:r>
      <w:r w:rsidR="00A33D7F">
        <w:t xml:space="preserve">mengisolasi fitur level </w:t>
      </w:r>
      <w:r w:rsidR="001009C3">
        <w:t xml:space="preserve">abu-abu </w:t>
      </w:r>
      <w:r w:rsidR="00A33D7F">
        <w:t xml:space="preserve">pada </w:t>
      </w:r>
      <w:r w:rsidR="00A33D7F" w:rsidRPr="00234B88">
        <w:rPr>
          <w:i/>
        </w:rPr>
        <w:t>channel</w:t>
      </w:r>
      <w:r w:rsidR="00A33D7F">
        <w:t xml:space="preserve"> </w:t>
      </w:r>
      <w:r w:rsidR="001009C3">
        <w:t xml:space="preserve">"L" </w:t>
      </w:r>
      <w:r w:rsidR="00A33D7F">
        <w:t xml:space="preserve">dan fitur terkait warna pada </w:t>
      </w:r>
      <w:r w:rsidR="00A33D7F" w:rsidRPr="00234B88">
        <w:rPr>
          <w:i/>
        </w:rPr>
        <w:t>channel</w:t>
      </w:r>
      <w:r w:rsidR="00A33D7F">
        <w:t xml:space="preserve"> "AB</w:t>
      </w:r>
      <w:r w:rsidR="001009C3">
        <w:t>".</w:t>
      </w:r>
      <w:r w:rsidR="000A7A05">
        <w:rPr>
          <w:lang w:val="en-US"/>
        </w:rPr>
        <w:t xml:space="preserve"> </w:t>
      </w:r>
      <w:r w:rsidRPr="00335B79">
        <w:rPr>
          <w:lang w:val="en-US"/>
        </w:rPr>
        <w:t>Penelitian</w:t>
      </w:r>
      <w:r w:rsidR="00DD76E9">
        <w:rPr>
          <w:lang w:val="en-US"/>
        </w:rPr>
        <w:t xml:space="preserve"> ini menggunakan </w:t>
      </w:r>
      <w:r w:rsidR="00D372BA">
        <w:rPr>
          <w:lang w:val="en-US"/>
        </w:rPr>
        <w:t xml:space="preserve">model </w:t>
      </w:r>
      <w:r w:rsidR="00D372BA" w:rsidRPr="00F3103F">
        <w:rPr>
          <w:i/>
          <w:lang w:val="en-US"/>
        </w:rPr>
        <w:t>deep learning</w:t>
      </w:r>
      <w:r w:rsidR="00D372BA">
        <w:rPr>
          <w:lang w:val="en-US"/>
        </w:rPr>
        <w:t xml:space="preserve"> </w:t>
      </w:r>
      <w:r w:rsidR="00DD76E9">
        <w:rPr>
          <w:lang w:val="en-US"/>
        </w:rPr>
        <w:t>EfficientNet</w:t>
      </w:r>
      <w:r w:rsidR="000A74B1">
        <w:rPr>
          <w:lang w:val="en-US"/>
        </w:rPr>
        <w:t xml:space="preserve">V2 </w:t>
      </w:r>
      <w:r w:rsidR="00344E87">
        <w:rPr>
          <w:lang w:val="en-US"/>
        </w:rPr>
        <w:t xml:space="preserve">B0 </w:t>
      </w:r>
      <w:r w:rsidR="00D372BA">
        <w:rPr>
          <w:lang w:val="en-US"/>
        </w:rPr>
        <w:t xml:space="preserve">yang dimodifikasi </w:t>
      </w:r>
      <w:r w:rsidR="00543E08">
        <w:rPr>
          <w:lang w:val="en-US"/>
        </w:rPr>
        <w:t xml:space="preserve">sehingga memiliki </w:t>
      </w:r>
      <w:r w:rsidRPr="00335B79">
        <w:rPr>
          <w:lang w:val="en-US"/>
        </w:rPr>
        <w:t>dua cabang</w:t>
      </w:r>
      <w:r w:rsidR="00413A9A">
        <w:rPr>
          <w:lang w:val="en-US"/>
        </w:rPr>
        <w:t xml:space="preserve">, yaitu </w:t>
      </w:r>
      <w:r w:rsidRPr="00335B79">
        <w:rPr>
          <w:lang w:val="en-US"/>
        </w:rPr>
        <w:t>cabang akromatik</w:t>
      </w:r>
      <w:r w:rsidR="008D29B1">
        <w:rPr>
          <w:lang w:val="en-US"/>
        </w:rPr>
        <w:t xml:space="preserve"> (L) dan </w:t>
      </w:r>
      <w:r w:rsidRPr="00335B79">
        <w:rPr>
          <w:lang w:val="en-US"/>
        </w:rPr>
        <w:t>cabang kromatik</w:t>
      </w:r>
      <w:r w:rsidR="008D29B1">
        <w:rPr>
          <w:lang w:val="en-US"/>
        </w:rPr>
        <w:t xml:space="preserve"> (AB) pada</w:t>
      </w:r>
      <w:r w:rsidR="000B32BD">
        <w:rPr>
          <w:lang w:val="en-US"/>
        </w:rPr>
        <w:t xml:space="preserve"> </w:t>
      </w:r>
      <w:r w:rsidR="00D11C4D">
        <w:rPr>
          <w:i/>
          <w:iCs/>
          <w:lang w:val="en-US"/>
        </w:rPr>
        <w:t>stem</w:t>
      </w:r>
      <w:r w:rsidR="00D11C4D">
        <w:rPr>
          <w:lang w:val="en-US"/>
        </w:rPr>
        <w:t xml:space="preserve"> dan</w:t>
      </w:r>
      <w:r w:rsidR="009E2C67">
        <w:rPr>
          <w:lang w:val="en-US"/>
        </w:rPr>
        <w:t xml:space="preserve"> hingga</w:t>
      </w:r>
      <w:r w:rsidR="008D29B1">
        <w:rPr>
          <w:lang w:val="en-US"/>
        </w:rPr>
        <w:t xml:space="preserve"> </w:t>
      </w:r>
      <w:r w:rsidR="009E2C67">
        <w:rPr>
          <w:lang w:val="en-US"/>
        </w:rPr>
        <w:t>4</w:t>
      </w:r>
      <w:r w:rsidR="008D29B1">
        <w:rPr>
          <w:lang w:val="en-US"/>
        </w:rPr>
        <w:t xml:space="preserve"> </w:t>
      </w:r>
      <w:r w:rsidR="009E2C67">
        <w:rPr>
          <w:i/>
          <w:lang w:val="en-US"/>
        </w:rPr>
        <w:t>block</w:t>
      </w:r>
      <w:r w:rsidR="008D29B1">
        <w:rPr>
          <w:lang w:val="en-US"/>
        </w:rPr>
        <w:t xml:space="preserve"> </w:t>
      </w:r>
      <w:commentRangeStart w:id="3"/>
      <w:commentRangeStart w:id="4"/>
      <w:commentRangeEnd w:id="3"/>
      <w:r w:rsidR="00584B10">
        <w:rPr>
          <w:rStyle w:val="CommentReference"/>
          <w:spacing w:val="0"/>
          <w:lang w:val="en-US" w:eastAsia="en-US"/>
        </w:rPr>
        <w:commentReference w:id="3"/>
      </w:r>
      <w:commentRangeEnd w:id="4"/>
      <w:r w:rsidR="009E2C67">
        <w:rPr>
          <w:rStyle w:val="CommentReference"/>
          <w:spacing w:val="0"/>
          <w:lang w:val="en-US" w:eastAsia="en-US"/>
        </w:rPr>
        <w:commentReference w:id="4"/>
      </w:r>
      <w:r w:rsidR="008D29B1">
        <w:rPr>
          <w:lang w:val="en-US"/>
        </w:rPr>
        <w:t>pertama</w:t>
      </w:r>
      <w:r w:rsidRPr="00335B79">
        <w:rPr>
          <w:lang w:val="en-US"/>
        </w:rPr>
        <w:t xml:space="preserve">. Kami menguji model yang telah dikembangkan pada dua dataset, yaitu Plant Village Dataset </w:t>
      </w:r>
      <w:hyperlink w:anchor="twelve" w:history="1">
        <w:r w:rsidRPr="0013194F">
          <w:rPr>
            <w:rStyle w:val="Hyperlink"/>
            <w:lang w:val="en-US"/>
          </w:rPr>
          <w:t>[12]</w:t>
        </w:r>
      </w:hyperlink>
      <w:r w:rsidRPr="00335B79">
        <w:rPr>
          <w:lang w:val="en-US"/>
        </w:rPr>
        <w:t xml:space="preserve"> dan Cropped-PlantDoc Dataset </w:t>
      </w:r>
      <w:hyperlink w:anchor="thirteen" w:history="1">
        <w:r w:rsidRPr="0013194F">
          <w:rPr>
            <w:rStyle w:val="Hyperlink"/>
            <w:lang w:val="en-US"/>
          </w:rPr>
          <w:t>[13]</w:t>
        </w:r>
      </w:hyperlink>
      <w:r w:rsidR="0013194F">
        <w:rPr>
          <w:lang w:val="en-US"/>
        </w:rPr>
        <w:t>.</w:t>
      </w:r>
    </w:p>
    <w:p w14:paraId="7B0A4D01" w14:textId="7ED54BFE" w:rsidR="00D041FA" w:rsidRPr="00D041FA" w:rsidRDefault="00D041FA" w:rsidP="00D041FA">
      <w:pPr>
        <w:pStyle w:val="BodyText"/>
        <w:rPr>
          <w:lang w:val="en-US"/>
        </w:rPr>
      </w:pPr>
      <w:r w:rsidRPr="00D041FA">
        <w:rPr>
          <w:lang w:val="en-US"/>
        </w:rPr>
        <w:t>Penelitian ini diharapkan dapat menjawab beberapa rumusan masalah berikut:</w:t>
      </w:r>
    </w:p>
    <w:p w14:paraId="5539215D" w14:textId="15587C42" w:rsidR="00D041FA" w:rsidRPr="00D041FA" w:rsidRDefault="00D041FA" w:rsidP="00D041FA">
      <w:pPr>
        <w:pStyle w:val="BodyText"/>
        <w:rPr>
          <w:lang w:val="en-US"/>
        </w:rPr>
      </w:pPr>
      <w:r w:rsidRPr="00D041FA">
        <w:rPr>
          <w:lang w:val="en-US"/>
        </w:rPr>
        <w:t>1. Bagaimana performa arsitektur EfficientNetV2 jika</w:t>
      </w:r>
      <w:r>
        <w:rPr>
          <w:lang w:val="en-US"/>
        </w:rPr>
        <w:t xml:space="preserve"> </w:t>
      </w:r>
      <w:r w:rsidRPr="00D041FA">
        <w:rPr>
          <w:lang w:val="en-US"/>
        </w:rPr>
        <w:t>dibandingkan dengan arsitektur InceptionV3?</w:t>
      </w:r>
    </w:p>
    <w:p w14:paraId="0BC1CC52" w14:textId="57E21E84" w:rsidR="00D041FA" w:rsidRPr="00D041FA" w:rsidRDefault="00D041FA" w:rsidP="00D041FA">
      <w:pPr>
        <w:pStyle w:val="BodyText"/>
        <w:rPr>
          <w:lang w:val="en-US"/>
        </w:rPr>
      </w:pPr>
      <w:r w:rsidRPr="00D041FA">
        <w:rPr>
          <w:lang w:val="en-US"/>
        </w:rPr>
        <w:t xml:space="preserve">2. Berapa jumlah </w:t>
      </w:r>
      <w:r w:rsidR="000A293E" w:rsidRPr="004C6C29">
        <w:rPr>
          <w:i/>
          <w:iCs/>
          <w:lang w:val="en-US"/>
        </w:rPr>
        <w:t>block</w:t>
      </w:r>
      <w:r w:rsidRPr="00D041FA">
        <w:rPr>
          <w:lang w:val="en-US"/>
        </w:rPr>
        <w:t xml:space="preserve"> pertama dari EfficientNetV2 yang harus dipecah untuk mencapai akurasi model yang optimal?</w:t>
      </w:r>
    </w:p>
    <w:p w14:paraId="2B5BE5E8" w14:textId="24C82FF8" w:rsidR="00D041FA" w:rsidRDefault="00D041FA" w:rsidP="00D041FA">
      <w:pPr>
        <w:pStyle w:val="BodyText"/>
        <w:rPr>
          <w:lang w:val="en-US"/>
        </w:rPr>
      </w:pPr>
      <w:r w:rsidRPr="00D041FA">
        <w:rPr>
          <w:lang w:val="en-US"/>
        </w:rPr>
        <w:t>3. Berapa proporsi filter yang tepat antara kedua cabang EfficientNetV2 untuk menghasilkan akurasi model yang paling baik?</w:t>
      </w:r>
    </w:p>
    <w:p w14:paraId="608E1B2C" w14:textId="77777777" w:rsidR="00BE67E9" w:rsidRDefault="00BE67E9" w:rsidP="00D041FA">
      <w:pPr>
        <w:pStyle w:val="BodyText"/>
        <w:rPr>
          <w:lang w:val="en-US"/>
        </w:rPr>
      </w:pPr>
    </w:p>
    <w:p w14:paraId="20D6F94A" w14:textId="1BC65DCD" w:rsidR="009303D9" w:rsidRPr="009C259A" w:rsidRDefault="009C3BAB" w:rsidP="007C6F08">
      <w:pPr>
        <w:pStyle w:val="Heading1"/>
      </w:pPr>
      <w:r>
        <w:t>penjelasan dataset</w:t>
      </w:r>
    </w:p>
    <w:p w14:paraId="3F232725" w14:textId="210F2E35" w:rsidR="00810E26" w:rsidRPr="007866A7" w:rsidRDefault="68B73F12" w:rsidP="002F527D">
      <w:pPr>
        <w:pStyle w:val="BodyText"/>
        <w:rPr>
          <w:lang w:val="en-US"/>
        </w:rPr>
      </w:pPr>
      <w:r w:rsidRPr="68B73F12">
        <w:rPr>
          <w:lang w:val="en-US"/>
        </w:rPr>
        <w:t>Dataset yang digunakan dalam eksperimen</w:t>
      </w:r>
      <w:r w:rsidR="7CAE43AB" w:rsidRPr="68B73F12">
        <w:rPr>
          <w:lang w:val="en-US"/>
        </w:rPr>
        <w:t xml:space="preserve"> ini ada dua yaitu </w:t>
      </w:r>
      <w:r w:rsidR="0A8E47AB" w:rsidRPr="68B73F12">
        <w:rPr>
          <w:lang w:val="en-US"/>
        </w:rPr>
        <w:t xml:space="preserve"> PlantVillage Dataset</w:t>
      </w:r>
      <w:r w:rsidR="4F302654" w:rsidRPr="68B73F12">
        <w:rPr>
          <w:lang w:val="en-US"/>
        </w:rPr>
        <w:t xml:space="preserve"> </w:t>
      </w:r>
      <w:hyperlink w:anchor="twelve">
        <w:r w:rsidR="4F302654" w:rsidRPr="2EA342CB">
          <w:rPr>
            <w:rStyle w:val="Hyperlink"/>
            <w:lang w:val="en-US"/>
          </w:rPr>
          <w:t>[12]</w:t>
        </w:r>
      </w:hyperlink>
      <w:r w:rsidR="0A8E47AB" w:rsidRPr="68B73F12">
        <w:rPr>
          <w:lang w:val="en-US"/>
        </w:rPr>
        <w:t xml:space="preserve"> dan Cropped PlantDoc Dataset</w:t>
      </w:r>
      <w:r w:rsidR="00DB23D0">
        <w:rPr>
          <w:lang w:val="en-US"/>
        </w:rPr>
        <w:t xml:space="preserve"> </w:t>
      </w:r>
      <w:hyperlink w:anchor="thirteen">
        <w:r w:rsidR="00DB23D0" w:rsidRPr="2EA342CB">
          <w:rPr>
            <w:rStyle w:val="Hyperlink"/>
            <w:lang w:val="en-US"/>
          </w:rPr>
          <w:t>[13]</w:t>
        </w:r>
      </w:hyperlink>
      <w:r w:rsidR="0CC362FB" w:rsidRPr="2EA342CB">
        <w:rPr>
          <w:lang w:val="en-US"/>
        </w:rPr>
        <w:t>.</w:t>
      </w:r>
      <w:r w:rsidR="01B83396" w:rsidRPr="68B73F12">
        <w:rPr>
          <w:lang w:val="en-US"/>
        </w:rPr>
        <w:t xml:space="preserve"> Kedua </w:t>
      </w:r>
      <w:r w:rsidR="01B83396" w:rsidRPr="68B73F12">
        <w:rPr>
          <w:i/>
          <w:iCs/>
          <w:lang w:val="en-US"/>
        </w:rPr>
        <w:t>dataset</w:t>
      </w:r>
      <w:r w:rsidR="01B83396" w:rsidRPr="68B73F12">
        <w:rPr>
          <w:lang w:val="en-US"/>
        </w:rPr>
        <w:t xml:space="preserve"> tersebut ter</w:t>
      </w:r>
      <w:r w:rsidR="6CB84ABC" w:rsidRPr="68B73F12">
        <w:rPr>
          <w:lang w:val="en-US"/>
        </w:rPr>
        <w:t>diri dari</w:t>
      </w:r>
      <w:r w:rsidR="01B83396" w:rsidRPr="68B73F12">
        <w:rPr>
          <w:lang w:val="en-US"/>
        </w:rPr>
        <w:t xml:space="preserve"> gambar-gambar daun </w:t>
      </w:r>
      <w:r w:rsidR="3473337D" w:rsidRPr="68B73F12">
        <w:rPr>
          <w:lang w:val="en-US"/>
        </w:rPr>
        <w:t xml:space="preserve"> yang sehat dan memiliki penyakit disertai dengan nama dari penyakitnya.</w:t>
      </w:r>
      <w:r w:rsidR="633DBE8C" w:rsidRPr="68B73F12">
        <w:rPr>
          <w:lang w:val="en-US"/>
        </w:rPr>
        <w:t xml:space="preserve"> Kedua </w:t>
      </w:r>
      <w:r w:rsidR="1A584FE1" w:rsidRPr="68B73F12">
        <w:rPr>
          <w:i/>
          <w:iCs/>
          <w:lang w:val="en-US"/>
        </w:rPr>
        <w:t>dataset</w:t>
      </w:r>
      <w:r w:rsidR="633DBE8C" w:rsidRPr="68B73F12">
        <w:rPr>
          <w:lang w:val="en-US"/>
        </w:rPr>
        <w:t xml:space="preserve"> tersebut sama-sama menggunakan tiga channel warna RGB.</w:t>
      </w:r>
      <w:r w:rsidR="55C70554" w:rsidRPr="68B73F12">
        <w:rPr>
          <w:lang w:val="en-US"/>
        </w:rPr>
        <w:t xml:space="preserve"> </w:t>
      </w:r>
      <w:r w:rsidR="64806A9B" w:rsidRPr="68B73F12">
        <w:rPr>
          <w:lang w:val="en-US"/>
        </w:rPr>
        <w:t xml:space="preserve"> </w:t>
      </w:r>
      <w:r w:rsidR="60805C57" w:rsidRPr="68B73F12">
        <w:rPr>
          <w:lang w:val="en-US"/>
        </w:rPr>
        <w:t xml:space="preserve">Pada </w:t>
      </w:r>
      <w:r w:rsidR="60805C57" w:rsidRPr="68B73F12">
        <w:rPr>
          <w:i/>
          <w:iCs/>
          <w:lang w:val="en-US"/>
        </w:rPr>
        <w:t xml:space="preserve">dataset </w:t>
      </w:r>
      <w:r w:rsidR="60805C57" w:rsidRPr="68B73F12">
        <w:rPr>
          <w:lang w:val="en-US"/>
        </w:rPr>
        <w:t>PlantVillage yang digunakan</w:t>
      </w:r>
      <w:r w:rsidR="5EA2FA4B" w:rsidRPr="68B73F12">
        <w:rPr>
          <w:lang w:val="en-US"/>
        </w:rPr>
        <w:t>,</w:t>
      </w:r>
      <w:r w:rsidR="60805C57" w:rsidRPr="68B73F12">
        <w:rPr>
          <w:lang w:val="en-US"/>
        </w:rPr>
        <w:t xml:space="preserve"> terdapat </w:t>
      </w:r>
      <w:r w:rsidR="153A2128" w:rsidRPr="68B73F12">
        <w:rPr>
          <w:lang w:val="en-US"/>
        </w:rPr>
        <w:t>54305 gambar dengan 38 kategori gambar.</w:t>
      </w:r>
      <w:r w:rsidR="0CF09F9E" w:rsidRPr="68B73F12">
        <w:rPr>
          <w:lang w:val="en-US"/>
        </w:rPr>
        <w:t xml:space="preserve"> </w:t>
      </w:r>
      <w:r w:rsidR="4936386B" w:rsidRPr="68B73F12">
        <w:rPr>
          <w:lang w:val="en-US"/>
        </w:rPr>
        <w:t>Setiap gambar</w:t>
      </w:r>
      <w:r w:rsidR="02C76C12" w:rsidRPr="68B73F12">
        <w:rPr>
          <w:lang w:val="en-US"/>
        </w:rPr>
        <w:t xml:space="preserve"> </w:t>
      </w:r>
      <w:r w:rsidR="2F23E8D3" w:rsidRPr="68B73F12">
        <w:rPr>
          <w:lang w:val="en-US"/>
        </w:rPr>
        <w:t>pada PlantVillage resolusinya kemudian diubah menjadi 128x128.</w:t>
      </w:r>
      <w:r w:rsidR="007C529B">
        <w:rPr>
          <w:lang w:val="en-US"/>
        </w:rPr>
        <w:t xml:space="preserve"> Gambar</w:t>
      </w:r>
      <w:r w:rsidR="00A61901">
        <w:rPr>
          <w:lang w:val="en-US"/>
        </w:rPr>
        <w:t xml:space="preserve"> </w:t>
      </w:r>
      <w:hyperlink w:anchor="gambar1" w:history="1">
        <w:r w:rsidR="005A57F6" w:rsidRPr="003B2710">
          <w:rPr>
            <w:rStyle w:val="Hyperlink"/>
          </w:rPr>
          <w:t>1</w:t>
        </w:r>
      </w:hyperlink>
      <w:r w:rsidR="007C529B">
        <w:rPr>
          <w:lang w:val="en-US"/>
        </w:rPr>
        <w:t xml:space="preserve"> ini menunjukkan contoh gambar dari</w:t>
      </w:r>
      <w:r w:rsidR="007866A7">
        <w:rPr>
          <w:lang w:val="en-US"/>
        </w:rPr>
        <w:t xml:space="preserve"> </w:t>
      </w:r>
      <w:r w:rsidR="007866A7">
        <w:rPr>
          <w:i/>
          <w:iCs/>
          <w:lang w:val="en-US"/>
        </w:rPr>
        <w:t>dataset</w:t>
      </w:r>
      <w:r w:rsidR="75850D70" w:rsidRPr="2EA342CB">
        <w:rPr>
          <w:lang w:val="en-US"/>
        </w:rPr>
        <w:t xml:space="preserve"> </w:t>
      </w:r>
      <w:r w:rsidR="75850D70" w:rsidRPr="33C981FA">
        <w:rPr>
          <w:lang w:val="en-US"/>
        </w:rPr>
        <w:t>PlantVillage</w:t>
      </w:r>
      <w:r w:rsidR="75850D70" w:rsidRPr="1F5BBFD6">
        <w:rPr>
          <w:lang w:val="en-US"/>
        </w:rPr>
        <w:t>.</w:t>
      </w:r>
    </w:p>
    <w:p w14:paraId="265E8F16" w14:textId="77777777" w:rsidR="005A57F6" w:rsidRDefault="00A61901" w:rsidP="005A57F6">
      <w:pPr>
        <w:pStyle w:val="BodyText"/>
        <w:keepNext/>
        <w:jc w:val="center"/>
      </w:pPr>
      <w:r w:rsidRPr="00A61901">
        <w:rPr>
          <w:noProof/>
        </w:rPr>
        <w:drawing>
          <wp:inline distT="0" distB="0" distL="0" distR="0" wp14:anchorId="4951CE5A" wp14:editId="40AA537F">
            <wp:extent cx="2657112" cy="1433945"/>
            <wp:effectExtent l="0" t="0" r="0" b="0"/>
            <wp:docPr id="192106425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21064250" name=""/>
                    <pic:cNvPicPr/>
                  </pic:nvPicPr>
                  <pic:blipFill>
                    <a:blip r:embed="rId13"/>
                    <a:stretch>
                      <a:fillRect/>
                    </a:stretch>
                  </pic:blipFill>
                  <pic:spPr>
                    <a:xfrm>
                      <a:off x="0" y="0"/>
                      <a:ext cx="2677657" cy="1445032"/>
                    </a:xfrm>
                    <a:prstGeom prst="rect">
                      <a:avLst/>
                    </a:prstGeom>
                  </pic:spPr>
                </pic:pic>
              </a:graphicData>
            </a:graphic>
          </wp:inline>
        </w:drawing>
      </w:r>
    </w:p>
    <w:p w14:paraId="4F3A940D" w14:textId="0D2AFE46" w:rsidR="000D6F44" w:rsidRDefault="005A57F6" w:rsidP="005A57F6">
      <w:pPr>
        <w:pStyle w:val="Caption"/>
      </w:pPr>
      <w:bookmarkStart w:id="5" w:name="gambar1"/>
      <w:r>
        <w:t xml:space="preserve">Gambar </w:t>
      </w:r>
      <w:r>
        <w:fldChar w:fldCharType="begin"/>
      </w:r>
      <w:r>
        <w:instrText xml:space="preserve"> SEQ Gambar \* ARABIC </w:instrText>
      </w:r>
      <w:r>
        <w:fldChar w:fldCharType="separate"/>
      </w:r>
      <w:r w:rsidR="00EA6B8B">
        <w:rPr>
          <w:noProof/>
        </w:rPr>
        <w:t>1</w:t>
      </w:r>
      <w:r>
        <w:fldChar w:fldCharType="end"/>
      </w:r>
    </w:p>
    <w:bookmarkEnd w:id="5"/>
    <w:p w14:paraId="16AAE0A1" w14:textId="77777777" w:rsidR="00BF33A1" w:rsidRPr="00BF33A1" w:rsidRDefault="00BF33A1" w:rsidP="00BF33A1"/>
    <w:tbl>
      <w:tblPr>
        <w:tblStyle w:val="TableGrid"/>
        <w:tblW w:w="0pt" w:type="dxa"/>
        <w:tblLook w:firstRow="1" w:lastRow="0" w:firstColumn="1" w:lastColumn="0" w:noHBand="0" w:noVBand="1"/>
      </w:tblPr>
      <w:tblGrid>
        <w:gridCol w:w="2830"/>
        <w:gridCol w:w="1985"/>
      </w:tblGrid>
      <w:tr w:rsidR="000D6F44" w:rsidRPr="000D6F44" w14:paraId="6E4A69EC" w14:textId="77777777" w:rsidTr="000D6F44">
        <w:tc>
          <w:tcPr>
            <w:tcW w:w="141.50pt" w:type="dxa"/>
          </w:tcPr>
          <w:p w14:paraId="1166B3B9" w14:textId="77777777" w:rsidR="000D6F44" w:rsidRPr="000D6F44" w:rsidRDefault="000D6F44" w:rsidP="00DC247C">
            <w:pPr>
              <w:pStyle w:val="BodyText"/>
              <w:tabs>
                <w:tab w:val="clear" w:pos="14.40pt"/>
              </w:tabs>
              <w:ind w:firstLine="0pt"/>
              <w:rPr>
                <w:b/>
                <w:bCs/>
                <w:lang w:val="en-US"/>
              </w:rPr>
            </w:pPr>
            <w:r w:rsidRPr="000D6F44">
              <w:rPr>
                <w:b/>
                <w:bCs/>
                <w:lang w:val="en-US"/>
              </w:rPr>
              <w:t xml:space="preserve"> Class Name                          </w:t>
            </w:r>
          </w:p>
        </w:tc>
        <w:tc>
          <w:tcPr>
            <w:tcW w:w="99.25pt" w:type="dxa"/>
          </w:tcPr>
          <w:p w14:paraId="2C0986DE" w14:textId="74132831" w:rsidR="000D6F44" w:rsidRPr="000D6F44" w:rsidRDefault="000D6F44" w:rsidP="00DC247C">
            <w:pPr>
              <w:pStyle w:val="BodyText"/>
              <w:tabs>
                <w:tab w:val="clear" w:pos="14.40pt"/>
              </w:tabs>
              <w:ind w:firstLine="0pt"/>
              <w:rPr>
                <w:b/>
                <w:bCs/>
                <w:lang w:val="en-US"/>
              </w:rPr>
            </w:pPr>
            <w:r w:rsidRPr="000D6F44">
              <w:rPr>
                <w:b/>
                <w:bCs/>
                <w:lang w:val="en-US"/>
              </w:rPr>
              <w:t xml:space="preserve"> Number of Images </w:t>
            </w:r>
          </w:p>
        </w:tc>
      </w:tr>
      <w:tr w:rsidR="000D6F44" w:rsidRPr="000D6F44" w14:paraId="78CA829E" w14:textId="77777777" w:rsidTr="000D6F44">
        <w:tc>
          <w:tcPr>
            <w:tcW w:w="141.50pt" w:type="dxa"/>
          </w:tcPr>
          <w:p w14:paraId="7B87AA04" w14:textId="77777777" w:rsidR="000D6F44" w:rsidRPr="000D6F44" w:rsidRDefault="000D6F44" w:rsidP="00DC247C">
            <w:pPr>
              <w:pStyle w:val="BodyText"/>
              <w:tabs>
                <w:tab w:val="clear" w:pos="14.40pt"/>
              </w:tabs>
              <w:ind w:firstLine="0pt"/>
              <w:rPr>
                <w:lang w:val="en-US"/>
              </w:rPr>
            </w:pPr>
            <w:r w:rsidRPr="000D6F44">
              <w:rPr>
                <w:lang w:val="en-US"/>
              </w:rPr>
              <w:t xml:space="preserve"> Apple with scab                     </w:t>
            </w:r>
          </w:p>
        </w:tc>
        <w:tc>
          <w:tcPr>
            <w:tcW w:w="99.25pt" w:type="dxa"/>
          </w:tcPr>
          <w:p w14:paraId="1E92548A" w14:textId="77777777" w:rsidR="000D6F44" w:rsidRPr="000D6F44" w:rsidRDefault="000D6F44" w:rsidP="00DC247C">
            <w:pPr>
              <w:pStyle w:val="BodyText"/>
              <w:tabs>
                <w:tab w:val="clear" w:pos="14.40pt"/>
              </w:tabs>
              <w:ind w:firstLine="0pt"/>
              <w:rPr>
                <w:lang w:val="en-US"/>
              </w:rPr>
            </w:pPr>
            <w:r w:rsidRPr="000D6F44">
              <w:rPr>
                <w:lang w:val="en-US"/>
              </w:rPr>
              <w:t xml:space="preserve"> 630                                          </w:t>
            </w:r>
          </w:p>
        </w:tc>
      </w:tr>
      <w:tr w:rsidR="000D6F44" w:rsidRPr="000D6F44" w14:paraId="49A7F48B" w14:textId="77777777" w:rsidTr="000D6F44">
        <w:tc>
          <w:tcPr>
            <w:tcW w:w="141.50pt" w:type="dxa"/>
          </w:tcPr>
          <w:p w14:paraId="3C675B6D" w14:textId="77777777" w:rsidR="000D6F44" w:rsidRPr="000D6F44" w:rsidRDefault="000D6F44" w:rsidP="00DC247C">
            <w:pPr>
              <w:pStyle w:val="BodyText"/>
              <w:tabs>
                <w:tab w:val="clear" w:pos="14.40pt"/>
              </w:tabs>
              <w:ind w:firstLine="0pt"/>
              <w:rPr>
                <w:lang w:val="en-US"/>
              </w:rPr>
            </w:pPr>
            <w:r w:rsidRPr="000D6F44">
              <w:rPr>
                <w:lang w:val="en-US"/>
              </w:rPr>
              <w:t xml:space="preserve"> Apple with black rot                </w:t>
            </w:r>
          </w:p>
        </w:tc>
        <w:tc>
          <w:tcPr>
            <w:tcW w:w="99.25pt" w:type="dxa"/>
          </w:tcPr>
          <w:p w14:paraId="642B2CFA" w14:textId="77777777" w:rsidR="000D6F44" w:rsidRPr="000D6F44" w:rsidRDefault="000D6F44" w:rsidP="00DC247C">
            <w:pPr>
              <w:pStyle w:val="BodyText"/>
              <w:tabs>
                <w:tab w:val="clear" w:pos="14.40pt"/>
              </w:tabs>
              <w:ind w:firstLine="0pt"/>
              <w:rPr>
                <w:lang w:val="en-US"/>
              </w:rPr>
            </w:pPr>
            <w:r w:rsidRPr="000D6F44">
              <w:rPr>
                <w:lang w:val="en-US"/>
              </w:rPr>
              <w:t xml:space="preserve"> 621                                          </w:t>
            </w:r>
          </w:p>
        </w:tc>
      </w:tr>
      <w:tr w:rsidR="000D6F44" w:rsidRPr="000D6F44" w14:paraId="14113698" w14:textId="77777777" w:rsidTr="000D6F44">
        <w:tc>
          <w:tcPr>
            <w:tcW w:w="141.50pt" w:type="dxa"/>
          </w:tcPr>
          <w:p w14:paraId="564C1D7E" w14:textId="77777777" w:rsidR="000D6F44" w:rsidRPr="000D6F44" w:rsidRDefault="000D6F44" w:rsidP="00DC247C">
            <w:pPr>
              <w:pStyle w:val="BodyText"/>
              <w:tabs>
                <w:tab w:val="clear" w:pos="14.40pt"/>
              </w:tabs>
              <w:ind w:firstLine="0pt"/>
              <w:rPr>
                <w:lang w:val="en-US"/>
              </w:rPr>
            </w:pPr>
            <w:r w:rsidRPr="000D6F44">
              <w:rPr>
                <w:lang w:val="en-US"/>
              </w:rPr>
              <w:t xml:space="preserve"> Apple with cedar apple rust         </w:t>
            </w:r>
          </w:p>
        </w:tc>
        <w:tc>
          <w:tcPr>
            <w:tcW w:w="99.25pt" w:type="dxa"/>
          </w:tcPr>
          <w:p w14:paraId="41143D32" w14:textId="77777777" w:rsidR="000D6F44" w:rsidRPr="000D6F44" w:rsidRDefault="000D6F44" w:rsidP="00DC247C">
            <w:pPr>
              <w:pStyle w:val="BodyText"/>
              <w:tabs>
                <w:tab w:val="clear" w:pos="14.40pt"/>
              </w:tabs>
              <w:ind w:firstLine="0pt"/>
              <w:rPr>
                <w:lang w:val="en-US"/>
              </w:rPr>
            </w:pPr>
            <w:r w:rsidRPr="000D6F44">
              <w:rPr>
                <w:lang w:val="en-US"/>
              </w:rPr>
              <w:t xml:space="preserve"> 275                                          </w:t>
            </w:r>
          </w:p>
        </w:tc>
      </w:tr>
      <w:tr w:rsidR="000D6F44" w:rsidRPr="000D6F44" w14:paraId="5E68AA71" w14:textId="77777777" w:rsidTr="000D6F44">
        <w:tc>
          <w:tcPr>
            <w:tcW w:w="141.50pt" w:type="dxa"/>
          </w:tcPr>
          <w:p w14:paraId="7FACFD9D" w14:textId="77777777" w:rsidR="000D6F44" w:rsidRPr="000D6F44" w:rsidRDefault="000D6F44" w:rsidP="00DC247C">
            <w:pPr>
              <w:pStyle w:val="BodyText"/>
              <w:tabs>
                <w:tab w:val="clear" w:pos="14.40pt"/>
              </w:tabs>
              <w:ind w:firstLine="0pt"/>
              <w:rPr>
                <w:lang w:val="en-US"/>
              </w:rPr>
            </w:pPr>
            <w:r w:rsidRPr="000D6F44">
              <w:rPr>
                <w:lang w:val="en-US"/>
              </w:rPr>
              <w:t xml:space="preserve"> Healthy apple                       </w:t>
            </w:r>
          </w:p>
        </w:tc>
        <w:tc>
          <w:tcPr>
            <w:tcW w:w="99.25pt" w:type="dxa"/>
          </w:tcPr>
          <w:p w14:paraId="2A8A7496" w14:textId="77777777" w:rsidR="000D6F44" w:rsidRPr="000D6F44" w:rsidRDefault="000D6F44" w:rsidP="00DC247C">
            <w:pPr>
              <w:pStyle w:val="BodyText"/>
              <w:tabs>
                <w:tab w:val="clear" w:pos="14.40pt"/>
              </w:tabs>
              <w:ind w:firstLine="0pt"/>
              <w:rPr>
                <w:lang w:val="en-US"/>
              </w:rPr>
            </w:pPr>
            <w:r w:rsidRPr="000D6F44">
              <w:rPr>
                <w:lang w:val="en-US"/>
              </w:rPr>
              <w:t xml:space="preserve"> 1645                                         </w:t>
            </w:r>
          </w:p>
        </w:tc>
      </w:tr>
      <w:tr w:rsidR="000D6F44" w:rsidRPr="000D6F44" w14:paraId="772FE41B" w14:textId="77777777" w:rsidTr="000D6F44">
        <w:tc>
          <w:tcPr>
            <w:tcW w:w="141.50pt" w:type="dxa"/>
          </w:tcPr>
          <w:p w14:paraId="1E34A96C" w14:textId="77777777" w:rsidR="000D6F44" w:rsidRPr="000D6F44" w:rsidRDefault="000D6F44" w:rsidP="00DC247C">
            <w:pPr>
              <w:pStyle w:val="BodyText"/>
              <w:tabs>
                <w:tab w:val="clear" w:pos="14.40pt"/>
              </w:tabs>
              <w:ind w:firstLine="0pt"/>
              <w:rPr>
                <w:lang w:val="en-US"/>
              </w:rPr>
            </w:pPr>
            <w:r w:rsidRPr="000D6F44">
              <w:rPr>
                <w:lang w:val="en-US"/>
              </w:rPr>
              <w:t xml:space="preserve"> Blueberry with healthy              </w:t>
            </w:r>
          </w:p>
        </w:tc>
        <w:tc>
          <w:tcPr>
            <w:tcW w:w="99.25pt" w:type="dxa"/>
          </w:tcPr>
          <w:p w14:paraId="65545A24" w14:textId="77777777" w:rsidR="000D6F44" w:rsidRPr="000D6F44" w:rsidRDefault="000D6F44" w:rsidP="00DC247C">
            <w:pPr>
              <w:pStyle w:val="BodyText"/>
              <w:tabs>
                <w:tab w:val="clear" w:pos="14.40pt"/>
              </w:tabs>
              <w:ind w:firstLine="0pt"/>
              <w:rPr>
                <w:lang w:val="en-US"/>
              </w:rPr>
            </w:pPr>
            <w:r w:rsidRPr="000D6F44">
              <w:rPr>
                <w:lang w:val="en-US"/>
              </w:rPr>
              <w:t xml:space="preserve"> 1502                                         </w:t>
            </w:r>
          </w:p>
        </w:tc>
      </w:tr>
      <w:tr w:rsidR="000D6F44" w:rsidRPr="000D6F44" w14:paraId="3E02B17D" w14:textId="77777777" w:rsidTr="000D6F44">
        <w:tc>
          <w:tcPr>
            <w:tcW w:w="141.50pt" w:type="dxa"/>
          </w:tcPr>
          <w:p w14:paraId="054AB560" w14:textId="77777777" w:rsidR="000D6F44" w:rsidRPr="000D6F44" w:rsidRDefault="000D6F44" w:rsidP="00DC247C">
            <w:pPr>
              <w:pStyle w:val="BodyText"/>
              <w:tabs>
                <w:tab w:val="clear" w:pos="14.40pt"/>
              </w:tabs>
              <w:ind w:firstLine="0pt"/>
              <w:rPr>
                <w:lang w:val="en-US"/>
              </w:rPr>
            </w:pPr>
            <w:r w:rsidRPr="000D6F44">
              <w:rPr>
                <w:lang w:val="en-US"/>
              </w:rPr>
              <w:t xml:space="preserve"> Cherry with powdery mildew          </w:t>
            </w:r>
          </w:p>
        </w:tc>
        <w:tc>
          <w:tcPr>
            <w:tcW w:w="99.25pt" w:type="dxa"/>
          </w:tcPr>
          <w:p w14:paraId="1E1CDF39" w14:textId="77777777" w:rsidR="000D6F44" w:rsidRPr="000D6F44" w:rsidRDefault="000D6F44" w:rsidP="00DC247C">
            <w:pPr>
              <w:pStyle w:val="BodyText"/>
              <w:tabs>
                <w:tab w:val="clear" w:pos="14.40pt"/>
              </w:tabs>
              <w:ind w:firstLine="0pt"/>
              <w:rPr>
                <w:lang w:val="en-US"/>
              </w:rPr>
            </w:pPr>
            <w:r w:rsidRPr="000D6F44">
              <w:rPr>
                <w:lang w:val="en-US"/>
              </w:rPr>
              <w:t xml:space="preserve"> 1052                                         </w:t>
            </w:r>
          </w:p>
        </w:tc>
      </w:tr>
      <w:tr w:rsidR="000D6F44" w:rsidRPr="000D6F44" w14:paraId="35649EB0" w14:textId="77777777" w:rsidTr="000D6F44">
        <w:tc>
          <w:tcPr>
            <w:tcW w:w="141.50pt" w:type="dxa"/>
          </w:tcPr>
          <w:p w14:paraId="612CC648" w14:textId="77777777" w:rsidR="000D6F44" w:rsidRPr="000D6F44" w:rsidRDefault="000D6F44" w:rsidP="00DC247C">
            <w:pPr>
              <w:pStyle w:val="BodyText"/>
              <w:tabs>
                <w:tab w:val="clear" w:pos="14.40pt"/>
              </w:tabs>
              <w:ind w:firstLine="0pt"/>
              <w:rPr>
                <w:lang w:val="en-US"/>
              </w:rPr>
            </w:pPr>
            <w:r w:rsidRPr="000D6F44">
              <w:rPr>
                <w:lang w:val="en-US"/>
              </w:rPr>
              <w:t xml:space="preserve"> Cherry with healthy                 </w:t>
            </w:r>
          </w:p>
        </w:tc>
        <w:tc>
          <w:tcPr>
            <w:tcW w:w="99.25pt" w:type="dxa"/>
          </w:tcPr>
          <w:p w14:paraId="0DBFAFF8" w14:textId="77777777" w:rsidR="000D6F44" w:rsidRPr="000D6F44" w:rsidRDefault="000D6F44" w:rsidP="00DC247C">
            <w:pPr>
              <w:pStyle w:val="BodyText"/>
              <w:tabs>
                <w:tab w:val="clear" w:pos="14.40pt"/>
              </w:tabs>
              <w:ind w:firstLine="0pt"/>
              <w:rPr>
                <w:lang w:val="en-US"/>
              </w:rPr>
            </w:pPr>
            <w:r w:rsidRPr="000D6F44">
              <w:rPr>
                <w:lang w:val="en-US"/>
              </w:rPr>
              <w:t xml:space="preserve"> 854                                          </w:t>
            </w:r>
          </w:p>
        </w:tc>
      </w:tr>
      <w:tr w:rsidR="000D6F44" w:rsidRPr="000D6F44" w14:paraId="36FC845A" w14:textId="77777777" w:rsidTr="000D6F44">
        <w:tc>
          <w:tcPr>
            <w:tcW w:w="141.50pt" w:type="dxa"/>
          </w:tcPr>
          <w:p w14:paraId="6107ECA7" w14:textId="77777777" w:rsidR="000D6F44" w:rsidRPr="000D6F44" w:rsidRDefault="000D6F44" w:rsidP="00DC247C">
            <w:pPr>
              <w:pStyle w:val="BodyText"/>
              <w:tabs>
                <w:tab w:val="clear" w:pos="14.40pt"/>
              </w:tabs>
              <w:ind w:firstLine="0pt"/>
              <w:rPr>
                <w:lang w:val="en-US"/>
              </w:rPr>
            </w:pPr>
            <w:r w:rsidRPr="000D6F44">
              <w:rPr>
                <w:lang w:val="en-US"/>
              </w:rPr>
              <w:t xml:space="preserve"> Corn with grey leaf spot            </w:t>
            </w:r>
          </w:p>
        </w:tc>
        <w:tc>
          <w:tcPr>
            <w:tcW w:w="99.25pt" w:type="dxa"/>
          </w:tcPr>
          <w:p w14:paraId="080EB7EF" w14:textId="77777777" w:rsidR="000D6F44" w:rsidRPr="000D6F44" w:rsidRDefault="000D6F44" w:rsidP="00DC247C">
            <w:pPr>
              <w:pStyle w:val="BodyText"/>
              <w:tabs>
                <w:tab w:val="clear" w:pos="14.40pt"/>
              </w:tabs>
              <w:ind w:firstLine="0pt"/>
              <w:rPr>
                <w:lang w:val="en-US"/>
              </w:rPr>
            </w:pPr>
            <w:r w:rsidRPr="000D6F44">
              <w:rPr>
                <w:lang w:val="en-US"/>
              </w:rPr>
              <w:t xml:space="preserve"> 513                                          </w:t>
            </w:r>
          </w:p>
        </w:tc>
      </w:tr>
      <w:tr w:rsidR="000D6F44" w:rsidRPr="000D6F44" w14:paraId="09C8B00C" w14:textId="77777777" w:rsidTr="000D6F44">
        <w:tc>
          <w:tcPr>
            <w:tcW w:w="141.50pt" w:type="dxa"/>
          </w:tcPr>
          <w:p w14:paraId="7261F91C" w14:textId="77777777" w:rsidR="000D6F44" w:rsidRPr="000D6F44" w:rsidRDefault="000D6F44" w:rsidP="00DC247C">
            <w:pPr>
              <w:pStyle w:val="BodyText"/>
              <w:tabs>
                <w:tab w:val="clear" w:pos="14.40pt"/>
              </w:tabs>
              <w:ind w:firstLine="0pt"/>
              <w:rPr>
                <w:lang w:val="en-US"/>
              </w:rPr>
            </w:pPr>
            <w:r w:rsidRPr="000D6F44">
              <w:rPr>
                <w:lang w:val="en-US"/>
              </w:rPr>
              <w:t xml:space="preserve"> Corn with common rust               </w:t>
            </w:r>
          </w:p>
        </w:tc>
        <w:tc>
          <w:tcPr>
            <w:tcW w:w="99.25pt" w:type="dxa"/>
          </w:tcPr>
          <w:p w14:paraId="339EA979" w14:textId="77777777" w:rsidR="000D6F44" w:rsidRPr="000D6F44" w:rsidRDefault="000D6F44" w:rsidP="00DC247C">
            <w:pPr>
              <w:pStyle w:val="BodyText"/>
              <w:tabs>
                <w:tab w:val="clear" w:pos="14.40pt"/>
              </w:tabs>
              <w:ind w:firstLine="0pt"/>
              <w:rPr>
                <w:lang w:val="en-US"/>
              </w:rPr>
            </w:pPr>
            <w:r w:rsidRPr="000D6F44">
              <w:rPr>
                <w:lang w:val="en-US"/>
              </w:rPr>
              <w:t xml:space="preserve"> 1192                                         </w:t>
            </w:r>
          </w:p>
        </w:tc>
      </w:tr>
      <w:tr w:rsidR="000D6F44" w:rsidRPr="000D6F44" w14:paraId="36CAA1DD" w14:textId="77777777" w:rsidTr="000D6F44">
        <w:tc>
          <w:tcPr>
            <w:tcW w:w="141.50pt" w:type="dxa"/>
          </w:tcPr>
          <w:p w14:paraId="3F3791A1" w14:textId="77777777" w:rsidR="000D6F44" w:rsidRPr="000D6F44" w:rsidRDefault="000D6F44" w:rsidP="00DC247C">
            <w:pPr>
              <w:pStyle w:val="BodyText"/>
              <w:tabs>
                <w:tab w:val="clear" w:pos="14.40pt"/>
              </w:tabs>
              <w:ind w:firstLine="0pt"/>
              <w:rPr>
                <w:lang w:val="en-US"/>
              </w:rPr>
            </w:pPr>
            <w:r w:rsidRPr="000D6F44">
              <w:rPr>
                <w:lang w:val="en-US"/>
              </w:rPr>
              <w:t xml:space="preserve"> Corn with northern leaf blight      </w:t>
            </w:r>
          </w:p>
        </w:tc>
        <w:tc>
          <w:tcPr>
            <w:tcW w:w="99.25pt" w:type="dxa"/>
          </w:tcPr>
          <w:p w14:paraId="51DAA7ED" w14:textId="77777777" w:rsidR="000D6F44" w:rsidRPr="000D6F44" w:rsidRDefault="000D6F44" w:rsidP="00DC247C">
            <w:pPr>
              <w:pStyle w:val="BodyText"/>
              <w:tabs>
                <w:tab w:val="clear" w:pos="14.40pt"/>
              </w:tabs>
              <w:ind w:firstLine="0pt"/>
              <w:rPr>
                <w:lang w:val="en-US"/>
              </w:rPr>
            </w:pPr>
            <w:r w:rsidRPr="000D6F44">
              <w:rPr>
                <w:lang w:val="en-US"/>
              </w:rPr>
              <w:t xml:space="preserve"> 985                                          </w:t>
            </w:r>
          </w:p>
        </w:tc>
      </w:tr>
      <w:tr w:rsidR="000D6F44" w:rsidRPr="000D6F44" w14:paraId="7BB64C7E" w14:textId="77777777" w:rsidTr="000D6F44">
        <w:tc>
          <w:tcPr>
            <w:tcW w:w="141.50pt" w:type="dxa"/>
          </w:tcPr>
          <w:p w14:paraId="09F4A507" w14:textId="77777777" w:rsidR="000D6F44" w:rsidRPr="000D6F44" w:rsidRDefault="000D6F44" w:rsidP="00DC247C">
            <w:pPr>
              <w:pStyle w:val="BodyText"/>
              <w:tabs>
                <w:tab w:val="clear" w:pos="14.40pt"/>
              </w:tabs>
              <w:ind w:firstLine="0pt"/>
              <w:rPr>
                <w:lang w:val="en-US"/>
              </w:rPr>
            </w:pPr>
            <w:r w:rsidRPr="000D6F44">
              <w:rPr>
                <w:lang w:val="en-US"/>
              </w:rPr>
              <w:t xml:space="preserve"> Healthy corn                        </w:t>
            </w:r>
          </w:p>
        </w:tc>
        <w:tc>
          <w:tcPr>
            <w:tcW w:w="99.25pt" w:type="dxa"/>
          </w:tcPr>
          <w:p w14:paraId="096BA0B0" w14:textId="77777777" w:rsidR="000D6F44" w:rsidRPr="000D6F44" w:rsidRDefault="000D6F44" w:rsidP="00DC247C">
            <w:pPr>
              <w:pStyle w:val="BodyText"/>
              <w:tabs>
                <w:tab w:val="clear" w:pos="14.40pt"/>
              </w:tabs>
              <w:ind w:firstLine="0pt"/>
              <w:rPr>
                <w:lang w:val="en-US"/>
              </w:rPr>
            </w:pPr>
            <w:r w:rsidRPr="000D6F44">
              <w:rPr>
                <w:lang w:val="en-US"/>
              </w:rPr>
              <w:t xml:space="preserve"> 1162                                         </w:t>
            </w:r>
          </w:p>
        </w:tc>
      </w:tr>
      <w:tr w:rsidR="000D6F44" w:rsidRPr="000D6F44" w14:paraId="2558E005" w14:textId="77777777" w:rsidTr="000D6F44">
        <w:tc>
          <w:tcPr>
            <w:tcW w:w="141.50pt" w:type="dxa"/>
          </w:tcPr>
          <w:p w14:paraId="1D18AE37" w14:textId="77777777" w:rsidR="000D6F44" w:rsidRPr="000D6F44" w:rsidRDefault="000D6F44" w:rsidP="00DC247C">
            <w:pPr>
              <w:pStyle w:val="BodyText"/>
              <w:tabs>
                <w:tab w:val="clear" w:pos="14.40pt"/>
              </w:tabs>
              <w:ind w:firstLine="0pt"/>
              <w:rPr>
                <w:lang w:val="en-US"/>
              </w:rPr>
            </w:pPr>
            <w:r w:rsidRPr="000D6F44">
              <w:rPr>
                <w:lang w:val="en-US"/>
              </w:rPr>
              <w:t xml:space="preserve"> Grape with black rot                </w:t>
            </w:r>
          </w:p>
        </w:tc>
        <w:tc>
          <w:tcPr>
            <w:tcW w:w="99.25pt" w:type="dxa"/>
          </w:tcPr>
          <w:p w14:paraId="56E035EB" w14:textId="77777777" w:rsidR="000D6F44" w:rsidRPr="000D6F44" w:rsidRDefault="000D6F44" w:rsidP="00DC247C">
            <w:pPr>
              <w:pStyle w:val="BodyText"/>
              <w:tabs>
                <w:tab w:val="clear" w:pos="14.40pt"/>
              </w:tabs>
              <w:ind w:firstLine="0pt"/>
              <w:rPr>
                <w:lang w:val="en-US"/>
              </w:rPr>
            </w:pPr>
            <w:r w:rsidRPr="000D6F44">
              <w:rPr>
                <w:lang w:val="en-US"/>
              </w:rPr>
              <w:t xml:space="preserve"> 1180                                         </w:t>
            </w:r>
          </w:p>
        </w:tc>
      </w:tr>
      <w:tr w:rsidR="000D6F44" w:rsidRPr="000D6F44" w14:paraId="107B3890" w14:textId="77777777" w:rsidTr="000D6F44">
        <w:tc>
          <w:tcPr>
            <w:tcW w:w="141.50pt" w:type="dxa"/>
          </w:tcPr>
          <w:p w14:paraId="0378D945" w14:textId="77777777" w:rsidR="000D6F44" w:rsidRPr="000D6F44" w:rsidRDefault="000D6F44" w:rsidP="00DC247C">
            <w:pPr>
              <w:pStyle w:val="BodyText"/>
              <w:tabs>
                <w:tab w:val="clear" w:pos="14.40pt"/>
              </w:tabs>
              <w:ind w:firstLine="0pt"/>
              <w:rPr>
                <w:lang w:val="en-US"/>
              </w:rPr>
            </w:pPr>
            <w:r w:rsidRPr="000D6F44">
              <w:rPr>
                <w:lang w:val="en-US"/>
              </w:rPr>
              <w:t xml:space="preserve"> Grape with black measles            </w:t>
            </w:r>
          </w:p>
        </w:tc>
        <w:tc>
          <w:tcPr>
            <w:tcW w:w="99.25pt" w:type="dxa"/>
          </w:tcPr>
          <w:p w14:paraId="4E33D07B" w14:textId="77777777" w:rsidR="000D6F44" w:rsidRPr="000D6F44" w:rsidRDefault="000D6F44" w:rsidP="00DC247C">
            <w:pPr>
              <w:pStyle w:val="BodyText"/>
              <w:tabs>
                <w:tab w:val="clear" w:pos="14.40pt"/>
              </w:tabs>
              <w:ind w:firstLine="0pt"/>
              <w:rPr>
                <w:lang w:val="en-US"/>
              </w:rPr>
            </w:pPr>
            <w:r w:rsidRPr="000D6F44">
              <w:rPr>
                <w:lang w:val="en-US"/>
              </w:rPr>
              <w:t xml:space="preserve"> 1383                                         </w:t>
            </w:r>
          </w:p>
        </w:tc>
      </w:tr>
      <w:tr w:rsidR="000D6F44" w:rsidRPr="000D6F44" w14:paraId="0138BAE6" w14:textId="77777777" w:rsidTr="000D6F44">
        <w:tc>
          <w:tcPr>
            <w:tcW w:w="141.50pt" w:type="dxa"/>
          </w:tcPr>
          <w:p w14:paraId="3EBE545D" w14:textId="77777777" w:rsidR="000D6F44" w:rsidRPr="000D6F44" w:rsidRDefault="000D6F44" w:rsidP="00DC247C">
            <w:pPr>
              <w:pStyle w:val="BodyText"/>
              <w:tabs>
                <w:tab w:val="clear" w:pos="14.40pt"/>
              </w:tabs>
              <w:ind w:firstLine="0pt"/>
              <w:rPr>
                <w:lang w:val="en-US"/>
              </w:rPr>
            </w:pPr>
            <w:r w:rsidRPr="000D6F44">
              <w:rPr>
                <w:lang w:val="en-US"/>
              </w:rPr>
              <w:t xml:space="preserve"> Grape with leaf blight              </w:t>
            </w:r>
          </w:p>
        </w:tc>
        <w:tc>
          <w:tcPr>
            <w:tcW w:w="99.25pt" w:type="dxa"/>
          </w:tcPr>
          <w:p w14:paraId="26B757AB" w14:textId="77777777" w:rsidR="000D6F44" w:rsidRPr="000D6F44" w:rsidRDefault="000D6F44" w:rsidP="00DC247C">
            <w:pPr>
              <w:pStyle w:val="BodyText"/>
              <w:tabs>
                <w:tab w:val="clear" w:pos="14.40pt"/>
              </w:tabs>
              <w:ind w:firstLine="0pt"/>
              <w:rPr>
                <w:lang w:val="en-US"/>
              </w:rPr>
            </w:pPr>
            <w:r w:rsidRPr="000D6F44">
              <w:rPr>
                <w:lang w:val="en-US"/>
              </w:rPr>
              <w:t xml:space="preserve"> 1076                                         </w:t>
            </w:r>
          </w:p>
        </w:tc>
      </w:tr>
      <w:tr w:rsidR="000D6F44" w:rsidRPr="000D6F44" w14:paraId="5A8B82BB" w14:textId="77777777" w:rsidTr="000D6F44">
        <w:tc>
          <w:tcPr>
            <w:tcW w:w="141.50pt" w:type="dxa"/>
          </w:tcPr>
          <w:p w14:paraId="1A575799" w14:textId="77777777" w:rsidR="000D6F44" w:rsidRPr="000D6F44" w:rsidRDefault="000D6F44" w:rsidP="00DC247C">
            <w:pPr>
              <w:pStyle w:val="BodyText"/>
              <w:tabs>
                <w:tab w:val="clear" w:pos="14.40pt"/>
              </w:tabs>
              <w:ind w:firstLine="0pt"/>
              <w:rPr>
                <w:lang w:val="en-US"/>
              </w:rPr>
            </w:pPr>
            <w:r w:rsidRPr="000D6F44">
              <w:rPr>
                <w:lang w:val="en-US"/>
              </w:rPr>
              <w:t xml:space="preserve"> Healthy grape                       </w:t>
            </w:r>
          </w:p>
        </w:tc>
        <w:tc>
          <w:tcPr>
            <w:tcW w:w="99.25pt" w:type="dxa"/>
          </w:tcPr>
          <w:p w14:paraId="23C83D1C" w14:textId="77777777" w:rsidR="000D6F44" w:rsidRPr="000D6F44" w:rsidRDefault="000D6F44" w:rsidP="00DC247C">
            <w:pPr>
              <w:pStyle w:val="BodyText"/>
              <w:tabs>
                <w:tab w:val="clear" w:pos="14.40pt"/>
              </w:tabs>
              <w:ind w:firstLine="0pt"/>
              <w:rPr>
                <w:lang w:val="en-US"/>
              </w:rPr>
            </w:pPr>
            <w:r w:rsidRPr="000D6F44">
              <w:rPr>
                <w:lang w:val="en-US"/>
              </w:rPr>
              <w:t xml:space="preserve"> 423                                          </w:t>
            </w:r>
          </w:p>
        </w:tc>
      </w:tr>
      <w:tr w:rsidR="000D6F44" w:rsidRPr="000D6F44" w14:paraId="7776BEA7" w14:textId="77777777" w:rsidTr="000D6F44">
        <w:tc>
          <w:tcPr>
            <w:tcW w:w="141.50pt" w:type="dxa"/>
          </w:tcPr>
          <w:p w14:paraId="20A03B95" w14:textId="77777777" w:rsidR="000D6F44" w:rsidRPr="000D6F44" w:rsidRDefault="000D6F44" w:rsidP="00DC247C">
            <w:pPr>
              <w:pStyle w:val="BodyText"/>
              <w:tabs>
                <w:tab w:val="clear" w:pos="14.40pt"/>
              </w:tabs>
              <w:ind w:firstLine="0pt"/>
              <w:rPr>
                <w:lang w:val="en-US"/>
              </w:rPr>
            </w:pPr>
            <w:r w:rsidRPr="000D6F44">
              <w:rPr>
                <w:lang w:val="en-US"/>
              </w:rPr>
              <w:t xml:space="preserve"> Orange with Huanglongbing           </w:t>
            </w:r>
          </w:p>
        </w:tc>
        <w:tc>
          <w:tcPr>
            <w:tcW w:w="99.25pt" w:type="dxa"/>
          </w:tcPr>
          <w:p w14:paraId="3E1A97E0" w14:textId="77777777" w:rsidR="000D6F44" w:rsidRPr="000D6F44" w:rsidRDefault="000D6F44" w:rsidP="00DC247C">
            <w:pPr>
              <w:pStyle w:val="BodyText"/>
              <w:tabs>
                <w:tab w:val="clear" w:pos="14.40pt"/>
              </w:tabs>
              <w:ind w:firstLine="0pt"/>
              <w:rPr>
                <w:lang w:val="en-US"/>
              </w:rPr>
            </w:pPr>
            <w:r w:rsidRPr="000D6F44">
              <w:rPr>
                <w:lang w:val="en-US"/>
              </w:rPr>
              <w:t xml:space="preserve"> 5507                                         </w:t>
            </w:r>
          </w:p>
        </w:tc>
      </w:tr>
      <w:tr w:rsidR="000D6F44" w:rsidRPr="000D6F44" w14:paraId="7F36C0CF" w14:textId="77777777" w:rsidTr="000D6F44">
        <w:tc>
          <w:tcPr>
            <w:tcW w:w="141.50pt" w:type="dxa"/>
          </w:tcPr>
          <w:p w14:paraId="54ABA109" w14:textId="77777777" w:rsidR="000D6F44" w:rsidRPr="000D6F44" w:rsidRDefault="000D6F44" w:rsidP="00DC247C">
            <w:pPr>
              <w:pStyle w:val="BodyText"/>
              <w:tabs>
                <w:tab w:val="clear" w:pos="14.40pt"/>
              </w:tabs>
              <w:ind w:firstLine="0pt"/>
              <w:rPr>
                <w:lang w:val="en-US"/>
              </w:rPr>
            </w:pPr>
            <w:r w:rsidRPr="000D6F44">
              <w:rPr>
                <w:lang w:val="en-US"/>
              </w:rPr>
              <w:t xml:space="preserve"> Peach with bacterial spot           </w:t>
            </w:r>
          </w:p>
        </w:tc>
        <w:tc>
          <w:tcPr>
            <w:tcW w:w="99.25pt" w:type="dxa"/>
          </w:tcPr>
          <w:p w14:paraId="574DB1D5" w14:textId="77777777" w:rsidR="000D6F44" w:rsidRPr="000D6F44" w:rsidRDefault="000D6F44" w:rsidP="00DC247C">
            <w:pPr>
              <w:pStyle w:val="BodyText"/>
              <w:tabs>
                <w:tab w:val="clear" w:pos="14.40pt"/>
              </w:tabs>
              <w:ind w:firstLine="0pt"/>
              <w:rPr>
                <w:lang w:val="en-US"/>
              </w:rPr>
            </w:pPr>
            <w:r w:rsidRPr="000D6F44">
              <w:rPr>
                <w:lang w:val="en-US"/>
              </w:rPr>
              <w:t xml:space="preserve"> 2297                                         </w:t>
            </w:r>
          </w:p>
        </w:tc>
      </w:tr>
      <w:tr w:rsidR="000D6F44" w:rsidRPr="000D6F44" w14:paraId="0DDDA17D" w14:textId="77777777" w:rsidTr="000D6F44">
        <w:tc>
          <w:tcPr>
            <w:tcW w:w="141.50pt" w:type="dxa"/>
          </w:tcPr>
          <w:p w14:paraId="0DD491C7" w14:textId="77777777" w:rsidR="000D6F44" w:rsidRPr="000D6F44" w:rsidRDefault="000D6F44" w:rsidP="00DC247C">
            <w:pPr>
              <w:pStyle w:val="BodyText"/>
              <w:tabs>
                <w:tab w:val="clear" w:pos="14.40pt"/>
              </w:tabs>
              <w:ind w:firstLine="0pt"/>
              <w:rPr>
                <w:lang w:val="en-US"/>
              </w:rPr>
            </w:pPr>
            <w:r w:rsidRPr="000D6F44">
              <w:rPr>
                <w:lang w:val="en-US"/>
              </w:rPr>
              <w:t xml:space="preserve"> Healthy peach                       </w:t>
            </w:r>
          </w:p>
        </w:tc>
        <w:tc>
          <w:tcPr>
            <w:tcW w:w="99.25pt" w:type="dxa"/>
          </w:tcPr>
          <w:p w14:paraId="2EE93E9C" w14:textId="77777777" w:rsidR="000D6F44" w:rsidRPr="000D6F44" w:rsidRDefault="000D6F44" w:rsidP="00DC247C">
            <w:pPr>
              <w:pStyle w:val="BodyText"/>
              <w:tabs>
                <w:tab w:val="clear" w:pos="14.40pt"/>
              </w:tabs>
              <w:ind w:firstLine="0pt"/>
              <w:rPr>
                <w:lang w:val="en-US"/>
              </w:rPr>
            </w:pPr>
            <w:r w:rsidRPr="000D6F44">
              <w:rPr>
                <w:lang w:val="en-US"/>
              </w:rPr>
              <w:t xml:space="preserve"> 360                                          </w:t>
            </w:r>
          </w:p>
        </w:tc>
      </w:tr>
      <w:tr w:rsidR="000D6F44" w:rsidRPr="000D6F44" w14:paraId="4D004A0E" w14:textId="77777777" w:rsidTr="000D6F44">
        <w:tc>
          <w:tcPr>
            <w:tcW w:w="141.50pt" w:type="dxa"/>
          </w:tcPr>
          <w:p w14:paraId="428BEC9A" w14:textId="77777777" w:rsidR="000D6F44" w:rsidRPr="000D6F44" w:rsidRDefault="000D6F44" w:rsidP="00DC247C">
            <w:pPr>
              <w:pStyle w:val="BodyText"/>
              <w:tabs>
                <w:tab w:val="clear" w:pos="14.40pt"/>
              </w:tabs>
              <w:ind w:firstLine="0pt"/>
              <w:rPr>
                <w:lang w:val="en-US"/>
              </w:rPr>
            </w:pPr>
            <w:r w:rsidRPr="000D6F44">
              <w:rPr>
                <w:lang w:val="en-US"/>
              </w:rPr>
              <w:t xml:space="preserve"> Pepper with bacterial spot          </w:t>
            </w:r>
          </w:p>
        </w:tc>
        <w:tc>
          <w:tcPr>
            <w:tcW w:w="99.25pt" w:type="dxa"/>
          </w:tcPr>
          <w:p w14:paraId="0D00A5E4" w14:textId="77777777" w:rsidR="000D6F44" w:rsidRPr="000D6F44" w:rsidRDefault="000D6F44" w:rsidP="00DC247C">
            <w:pPr>
              <w:pStyle w:val="BodyText"/>
              <w:tabs>
                <w:tab w:val="clear" w:pos="14.40pt"/>
              </w:tabs>
              <w:ind w:firstLine="0pt"/>
              <w:rPr>
                <w:lang w:val="en-US"/>
              </w:rPr>
            </w:pPr>
            <w:r w:rsidRPr="000D6F44">
              <w:rPr>
                <w:lang w:val="en-US"/>
              </w:rPr>
              <w:t xml:space="preserve"> 997                                          </w:t>
            </w:r>
          </w:p>
        </w:tc>
      </w:tr>
      <w:tr w:rsidR="000D6F44" w:rsidRPr="000D6F44" w14:paraId="0212CB42" w14:textId="77777777" w:rsidTr="000D6F44">
        <w:tc>
          <w:tcPr>
            <w:tcW w:w="141.50pt" w:type="dxa"/>
          </w:tcPr>
          <w:p w14:paraId="0CC792D9" w14:textId="77777777" w:rsidR="000D6F44" w:rsidRPr="000D6F44" w:rsidRDefault="000D6F44" w:rsidP="00DC247C">
            <w:pPr>
              <w:pStyle w:val="BodyText"/>
              <w:tabs>
                <w:tab w:val="clear" w:pos="14.40pt"/>
              </w:tabs>
              <w:ind w:firstLine="0pt"/>
              <w:rPr>
                <w:lang w:val="en-US"/>
              </w:rPr>
            </w:pPr>
            <w:r w:rsidRPr="000D6F44">
              <w:rPr>
                <w:lang w:val="en-US"/>
              </w:rPr>
              <w:lastRenderedPageBreak/>
              <w:t xml:space="preserve"> Healthy pepper                      </w:t>
            </w:r>
          </w:p>
        </w:tc>
        <w:tc>
          <w:tcPr>
            <w:tcW w:w="99.25pt" w:type="dxa"/>
          </w:tcPr>
          <w:p w14:paraId="5F59350B" w14:textId="77777777" w:rsidR="000D6F44" w:rsidRPr="000D6F44" w:rsidRDefault="000D6F44" w:rsidP="00DC247C">
            <w:pPr>
              <w:pStyle w:val="BodyText"/>
              <w:tabs>
                <w:tab w:val="clear" w:pos="14.40pt"/>
              </w:tabs>
              <w:ind w:firstLine="0pt"/>
              <w:rPr>
                <w:lang w:val="en-US"/>
              </w:rPr>
            </w:pPr>
            <w:r w:rsidRPr="000D6F44">
              <w:rPr>
                <w:lang w:val="en-US"/>
              </w:rPr>
              <w:t xml:space="preserve"> 1478                                         </w:t>
            </w:r>
          </w:p>
        </w:tc>
      </w:tr>
      <w:tr w:rsidR="000D6F44" w:rsidRPr="000D6F44" w14:paraId="11436B5B" w14:textId="77777777" w:rsidTr="000D6F44">
        <w:tc>
          <w:tcPr>
            <w:tcW w:w="141.50pt" w:type="dxa"/>
          </w:tcPr>
          <w:p w14:paraId="41AE19B4" w14:textId="77777777" w:rsidR="000D6F44" w:rsidRPr="000D6F44" w:rsidRDefault="000D6F44" w:rsidP="00DC247C">
            <w:pPr>
              <w:pStyle w:val="BodyText"/>
              <w:tabs>
                <w:tab w:val="clear" w:pos="14.40pt"/>
              </w:tabs>
              <w:ind w:firstLine="0pt"/>
              <w:rPr>
                <w:lang w:val="en-US"/>
              </w:rPr>
            </w:pPr>
            <w:r w:rsidRPr="000D6F44">
              <w:rPr>
                <w:lang w:val="en-US"/>
              </w:rPr>
              <w:t xml:space="preserve"> Potato with early blight            </w:t>
            </w:r>
          </w:p>
        </w:tc>
        <w:tc>
          <w:tcPr>
            <w:tcW w:w="99.25pt" w:type="dxa"/>
          </w:tcPr>
          <w:p w14:paraId="4F1CEDA0" w14:textId="77777777" w:rsidR="000D6F44" w:rsidRPr="000D6F44" w:rsidRDefault="000D6F44" w:rsidP="00DC247C">
            <w:pPr>
              <w:pStyle w:val="BodyText"/>
              <w:tabs>
                <w:tab w:val="clear" w:pos="14.40pt"/>
              </w:tabs>
              <w:ind w:firstLine="0pt"/>
              <w:rPr>
                <w:lang w:val="en-US"/>
              </w:rPr>
            </w:pPr>
            <w:r w:rsidRPr="000D6F44">
              <w:rPr>
                <w:lang w:val="en-US"/>
              </w:rPr>
              <w:t xml:space="preserve"> 1000                                         </w:t>
            </w:r>
          </w:p>
        </w:tc>
      </w:tr>
      <w:tr w:rsidR="000D6F44" w:rsidRPr="000D6F44" w14:paraId="58B943CA" w14:textId="77777777" w:rsidTr="000D6F44">
        <w:tc>
          <w:tcPr>
            <w:tcW w:w="141.50pt" w:type="dxa"/>
          </w:tcPr>
          <w:p w14:paraId="058718E5" w14:textId="77777777" w:rsidR="000D6F44" w:rsidRPr="000D6F44" w:rsidRDefault="000D6F44" w:rsidP="00DC247C">
            <w:pPr>
              <w:pStyle w:val="BodyText"/>
              <w:tabs>
                <w:tab w:val="clear" w:pos="14.40pt"/>
              </w:tabs>
              <w:ind w:firstLine="0pt"/>
              <w:rPr>
                <w:lang w:val="en-US"/>
              </w:rPr>
            </w:pPr>
            <w:r w:rsidRPr="000D6F44">
              <w:rPr>
                <w:lang w:val="en-US"/>
              </w:rPr>
              <w:t xml:space="preserve"> Healthy potato                      </w:t>
            </w:r>
          </w:p>
        </w:tc>
        <w:tc>
          <w:tcPr>
            <w:tcW w:w="99.25pt" w:type="dxa"/>
          </w:tcPr>
          <w:p w14:paraId="2AD2B121" w14:textId="77777777" w:rsidR="000D6F44" w:rsidRPr="000D6F44" w:rsidRDefault="000D6F44" w:rsidP="00DC247C">
            <w:pPr>
              <w:pStyle w:val="BodyText"/>
              <w:tabs>
                <w:tab w:val="clear" w:pos="14.40pt"/>
              </w:tabs>
              <w:ind w:firstLine="0pt"/>
              <w:rPr>
                <w:lang w:val="en-US"/>
              </w:rPr>
            </w:pPr>
            <w:r w:rsidRPr="000D6F44">
              <w:rPr>
                <w:lang w:val="en-US"/>
              </w:rPr>
              <w:t xml:space="preserve"> 152                                          </w:t>
            </w:r>
          </w:p>
        </w:tc>
      </w:tr>
      <w:tr w:rsidR="000D6F44" w:rsidRPr="000D6F44" w14:paraId="4E7EBB1D" w14:textId="77777777" w:rsidTr="000D6F44">
        <w:tc>
          <w:tcPr>
            <w:tcW w:w="141.50pt" w:type="dxa"/>
          </w:tcPr>
          <w:p w14:paraId="4CFE5D9D" w14:textId="77777777" w:rsidR="000D6F44" w:rsidRPr="000D6F44" w:rsidRDefault="000D6F44" w:rsidP="00DC247C">
            <w:pPr>
              <w:pStyle w:val="BodyText"/>
              <w:tabs>
                <w:tab w:val="clear" w:pos="14.40pt"/>
              </w:tabs>
              <w:ind w:firstLine="0pt"/>
              <w:rPr>
                <w:lang w:val="en-US"/>
              </w:rPr>
            </w:pPr>
            <w:r w:rsidRPr="000D6F44">
              <w:rPr>
                <w:lang w:val="en-US"/>
              </w:rPr>
              <w:t xml:space="preserve"> Potato with late blight             </w:t>
            </w:r>
          </w:p>
        </w:tc>
        <w:tc>
          <w:tcPr>
            <w:tcW w:w="99.25pt" w:type="dxa"/>
          </w:tcPr>
          <w:p w14:paraId="555A1D5C" w14:textId="77777777" w:rsidR="000D6F44" w:rsidRPr="000D6F44" w:rsidRDefault="000D6F44" w:rsidP="00DC247C">
            <w:pPr>
              <w:pStyle w:val="BodyText"/>
              <w:tabs>
                <w:tab w:val="clear" w:pos="14.40pt"/>
              </w:tabs>
              <w:ind w:firstLine="0pt"/>
              <w:rPr>
                <w:lang w:val="en-US"/>
              </w:rPr>
            </w:pPr>
            <w:r w:rsidRPr="000D6F44">
              <w:rPr>
                <w:lang w:val="en-US"/>
              </w:rPr>
              <w:t xml:space="preserve"> 1000                                         </w:t>
            </w:r>
          </w:p>
        </w:tc>
      </w:tr>
      <w:tr w:rsidR="000D6F44" w:rsidRPr="000D6F44" w14:paraId="178BB3DD" w14:textId="77777777" w:rsidTr="000D6F44">
        <w:tc>
          <w:tcPr>
            <w:tcW w:w="141.50pt" w:type="dxa"/>
          </w:tcPr>
          <w:p w14:paraId="341F9401" w14:textId="77777777" w:rsidR="000D6F44" w:rsidRPr="000D6F44" w:rsidRDefault="000D6F44" w:rsidP="00DC247C">
            <w:pPr>
              <w:pStyle w:val="BodyText"/>
              <w:tabs>
                <w:tab w:val="clear" w:pos="14.40pt"/>
              </w:tabs>
              <w:ind w:firstLine="0pt"/>
              <w:rPr>
                <w:lang w:val="en-US"/>
              </w:rPr>
            </w:pPr>
            <w:r w:rsidRPr="000D6F44">
              <w:rPr>
                <w:lang w:val="en-US"/>
              </w:rPr>
              <w:t xml:space="preserve"> Healthy raspberry                   </w:t>
            </w:r>
          </w:p>
        </w:tc>
        <w:tc>
          <w:tcPr>
            <w:tcW w:w="99.25pt" w:type="dxa"/>
          </w:tcPr>
          <w:p w14:paraId="3A7DC567" w14:textId="77777777" w:rsidR="000D6F44" w:rsidRPr="000D6F44" w:rsidRDefault="000D6F44" w:rsidP="00DC247C">
            <w:pPr>
              <w:pStyle w:val="BodyText"/>
              <w:tabs>
                <w:tab w:val="clear" w:pos="14.40pt"/>
              </w:tabs>
              <w:ind w:firstLine="0pt"/>
              <w:rPr>
                <w:lang w:val="en-US"/>
              </w:rPr>
            </w:pPr>
            <w:r w:rsidRPr="000D6F44">
              <w:rPr>
                <w:lang w:val="en-US"/>
              </w:rPr>
              <w:t xml:space="preserve"> 371                                          </w:t>
            </w:r>
          </w:p>
        </w:tc>
      </w:tr>
      <w:tr w:rsidR="000D6F44" w:rsidRPr="000D6F44" w14:paraId="3F453390" w14:textId="77777777" w:rsidTr="000D6F44">
        <w:tc>
          <w:tcPr>
            <w:tcW w:w="141.50pt" w:type="dxa"/>
          </w:tcPr>
          <w:p w14:paraId="759CF7A5" w14:textId="77777777" w:rsidR="000D6F44" w:rsidRPr="000D6F44" w:rsidRDefault="000D6F44" w:rsidP="00DC247C">
            <w:pPr>
              <w:pStyle w:val="BodyText"/>
              <w:tabs>
                <w:tab w:val="clear" w:pos="14.40pt"/>
              </w:tabs>
              <w:ind w:firstLine="0pt"/>
              <w:rPr>
                <w:lang w:val="en-US"/>
              </w:rPr>
            </w:pPr>
            <w:r w:rsidRPr="000D6F44">
              <w:rPr>
                <w:lang w:val="en-US"/>
              </w:rPr>
              <w:t xml:space="preserve"> Healthy soybean                     </w:t>
            </w:r>
          </w:p>
        </w:tc>
        <w:tc>
          <w:tcPr>
            <w:tcW w:w="99.25pt" w:type="dxa"/>
          </w:tcPr>
          <w:p w14:paraId="21D573CC" w14:textId="77777777" w:rsidR="000D6F44" w:rsidRPr="000D6F44" w:rsidRDefault="000D6F44" w:rsidP="00DC247C">
            <w:pPr>
              <w:pStyle w:val="BodyText"/>
              <w:tabs>
                <w:tab w:val="clear" w:pos="14.40pt"/>
              </w:tabs>
              <w:ind w:firstLine="0pt"/>
              <w:rPr>
                <w:lang w:val="en-US"/>
              </w:rPr>
            </w:pPr>
            <w:r w:rsidRPr="000D6F44">
              <w:rPr>
                <w:lang w:val="en-US"/>
              </w:rPr>
              <w:t xml:space="preserve"> 5090                                         </w:t>
            </w:r>
          </w:p>
        </w:tc>
      </w:tr>
      <w:tr w:rsidR="000D6F44" w:rsidRPr="000D6F44" w14:paraId="252604FC" w14:textId="77777777" w:rsidTr="000D6F44">
        <w:tc>
          <w:tcPr>
            <w:tcW w:w="141.50pt" w:type="dxa"/>
          </w:tcPr>
          <w:p w14:paraId="6596B74F" w14:textId="77777777" w:rsidR="000D6F44" w:rsidRPr="000D6F44" w:rsidRDefault="000D6F44" w:rsidP="00DC247C">
            <w:pPr>
              <w:pStyle w:val="BodyText"/>
              <w:tabs>
                <w:tab w:val="clear" w:pos="14.40pt"/>
              </w:tabs>
              <w:ind w:firstLine="0pt"/>
              <w:rPr>
                <w:lang w:val="en-US"/>
              </w:rPr>
            </w:pPr>
            <w:r w:rsidRPr="000D6F44">
              <w:rPr>
                <w:lang w:val="en-US"/>
              </w:rPr>
              <w:t xml:space="preserve"> Squash with powdery mildew          </w:t>
            </w:r>
          </w:p>
        </w:tc>
        <w:tc>
          <w:tcPr>
            <w:tcW w:w="99.25pt" w:type="dxa"/>
          </w:tcPr>
          <w:p w14:paraId="620348FC" w14:textId="77777777" w:rsidR="000D6F44" w:rsidRPr="000D6F44" w:rsidRDefault="000D6F44" w:rsidP="00DC247C">
            <w:pPr>
              <w:pStyle w:val="BodyText"/>
              <w:tabs>
                <w:tab w:val="clear" w:pos="14.40pt"/>
              </w:tabs>
              <w:ind w:firstLine="0pt"/>
              <w:rPr>
                <w:lang w:val="en-US"/>
              </w:rPr>
            </w:pPr>
            <w:r w:rsidRPr="000D6F44">
              <w:rPr>
                <w:lang w:val="en-US"/>
              </w:rPr>
              <w:t xml:space="preserve"> 1835                                         </w:t>
            </w:r>
          </w:p>
        </w:tc>
      </w:tr>
      <w:tr w:rsidR="000D6F44" w:rsidRPr="000D6F44" w14:paraId="385F6DE5" w14:textId="77777777" w:rsidTr="000D6F44">
        <w:tc>
          <w:tcPr>
            <w:tcW w:w="141.50pt" w:type="dxa"/>
          </w:tcPr>
          <w:p w14:paraId="350D51FF" w14:textId="77777777" w:rsidR="000D6F44" w:rsidRPr="000D6F44" w:rsidRDefault="000D6F44" w:rsidP="00DC247C">
            <w:pPr>
              <w:pStyle w:val="BodyText"/>
              <w:tabs>
                <w:tab w:val="clear" w:pos="14.40pt"/>
              </w:tabs>
              <w:ind w:firstLine="0pt"/>
              <w:rPr>
                <w:lang w:val="en-US"/>
              </w:rPr>
            </w:pPr>
            <w:r w:rsidRPr="000D6F44">
              <w:rPr>
                <w:lang w:val="en-US"/>
              </w:rPr>
              <w:t xml:space="preserve"> Healthy strawberry                  </w:t>
            </w:r>
          </w:p>
        </w:tc>
        <w:tc>
          <w:tcPr>
            <w:tcW w:w="99.25pt" w:type="dxa"/>
          </w:tcPr>
          <w:p w14:paraId="5B0F656C" w14:textId="77777777" w:rsidR="000D6F44" w:rsidRPr="000D6F44" w:rsidRDefault="000D6F44" w:rsidP="00DC247C">
            <w:pPr>
              <w:pStyle w:val="BodyText"/>
              <w:tabs>
                <w:tab w:val="clear" w:pos="14.40pt"/>
              </w:tabs>
              <w:ind w:firstLine="0pt"/>
              <w:rPr>
                <w:lang w:val="en-US"/>
              </w:rPr>
            </w:pPr>
            <w:r w:rsidRPr="000D6F44">
              <w:rPr>
                <w:lang w:val="en-US"/>
              </w:rPr>
              <w:t xml:space="preserve"> 456                                          </w:t>
            </w:r>
          </w:p>
        </w:tc>
      </w:tr>
      <w:tr w:rsidR="000D6F44" w:rsidRPr="000D6F44" w14:paraId="52B7E78C" w14:textId="77777777" w:rsidTr="000D6F44">
        <w:tc>
          <w:tcPr>
            <w:tcW w:w="141.50pt" w:type="dxa"/>
          </w:tcPr>
          <w:p w14:paraId="058DB1DB" w14:textId="77777777" w:rsidR="000D6F44" w:rsidRPr="000D6F44" w:rsidRDefault="000D6F44" w:rsidP="00DC247C">
            <w:pPr>
              <w:pStyle w:val="BodyText"/>
              <w:tabs>
                <w:tab w:val="clear" w:pos="14.40pt"/>
              </w:tabs>
              <w:ind w:firstLine="0pt"/>
              <w:rPr>
                <w:lang w:val="en-US"/>
              </w:rPr>
            </w:pPr>
            <w:r w:rsidRPr="000D6F44">
              <w:rPr>
                <w:lang w:val="en-US"/>
              </w:rPr>
              <w:t xml:space="preserve"> Strawberry with leaf scorch         </w:t>
            </w:r>
          </w:p>
        </w:tc>
        <w:tc>
          <w:tcPr>
            <w:tcW w:w="99.25pt" w:type="dxa"/>
          </w:tcPr>
          <w:p w14:paraId="27ECE179" w14:textId="77777777" w:rsidR="000D6F44" w:rsidRPr="000D6F44" w:rsidRDefault="000D6F44" w:rsidP="00DC247C">
            <w:pPr>
              <w:pStyle w:val="BodyText"/>
              <w:tabs>
                <w:tab w:val="clear" w:pos="14.40pt"/>
              </w:tabs>
              <w:ind w:firstLine="0pt"/>
              <w:rPr>
                <w:lang w:val="en-US"/>
              </w:rPr>
            </w:pPr>
            <w:r w:rsidRPr="000D6F44">
              <w:rPr>
                <w:lang w:val="en-US"/>
              </w:rPr>
              <w:t xml:space="preserve"> 1109                                         </w:t>
            </w:r>
          </w:p>
        </w:tc>
      </w:tr>
      <w:tr w:rsidR="000D6F44" w:rsidRPr="000D6F44" w14:paraId="3277C502" w14:textId="77777777" w:rsidTr="000D6F44">
        <w:tc>
          <w:tcPr>
            <w:tcW w:w="141.50pt" w:type="dxa"/>
          </w:tcPr>
          <w:p w14:paraId="0B40DA11" w14:textId="77777777" w:rsidR="000D6F44" w:rsidRPr="000D6F44" w:rsidRDefault="000D6F44" w:rsidP="00DC247C">
            <w:pPr>
              <w:pStyle w:val="BodyText"/>
              <w:tabs>
                <w:tab w:val="clear" w:pos="14.40pt"/>
              </w:tabs>
              <w:ind w:firstLine="0pt"/>
              <w:rPr>
                <w:lang w:val="en-US"/>
              </w:rPr>
            </w:pPr>
            <w:r w:rsidRPr="000D6F44">
              <w:rPr>
                <w:lang w:val="en-US"/>
              </w:rPr>
              <w:t xml:space="preserve"> Tomato with bacterial spot          </w:t>
            </w:r>
          </w:p>
        </w:tc>
        <w:tc>
          <w:tcPr>
            <w:tcW w:w="99.25pt" w:type="dxa"/>
          </w:tcPr>
          <w:p w14:paraId="51FA7AF1" w14:textId="77777777" w:rsidR="000D6F44" w:rsidRPr="000D6F44" w:rsidRDefault="000D6F44" w:rsidP="00DC247C">
            <w:pPr>
              <w:pStyle w:val="BodyText"/>
              <w:tabs>
                <w:tab w:val="clear" w:pos="14.40pt"/>
              </w:tabs>
              <w:ind w:firstLine="0pt"/>
              <w:rPr>
                <w:lang w:val="en-US"/>
              </w:rPr>
            </w:pPr>
            <w:r w:rsidRPr="000D6F44">
              <w:rPr>
                <w:lang w:val="en-US"/>
              </w:rPr>
              <w:t xml:space="preserve"> 2127                                         </w:t>
            </w:r>
          </w:p>
        </w:tc>
      </w:tr>
      <w:tr w:rsidR="000D6F44" w:rsidRPr="000D6F44" w14:paraId="15C7062C" w14:textId="77777777" w:rsidTr="000D6F44">
        <w:tc>
          <w:tcPr>
            <w:tcW w:w="141.50pt" w:type="dxa"/>
          </w:tcPr>
          <w:p w14:paraId="65B83902" w14:textId="77777777" w:rsidR="000D6F44" w:rsidRPr="000D6F44" w:rsidRDefault="000D6F44" w:rsidP="00DC247C">
            <w:pPr>
              <w:pStyle w:val="BodyText"/>
              <w:tabs>
                <w:tab w:val="clear" w:pos="14.40pt"/>
              </w:tabs>
              <w:ind w:firstLine="0pt"/>
              <w:rPr>
                <w:lang w:val="en-US"/>
              </w:rPr>
            </w:pPr>
            <w:r w:rsidRPr="000D6F44">
              <w:rPr>
                <w:lang w:val="en-US"/>
              </w:rPr>
              <w:t xml:space="preserve"> Tomato with early blight            </w:t>
            </w:r>
          </w:p>
        </w:tc>
        <w:tc>
          <w:tcPr>
            <w:tcW w:w="99.25pt" w:type="dxa"/>
          </w:tcPr>
          <w:p w14:paraId="676FE4B4" w14:textId="77777777" w:rsidR="000D6F44" w:rsidRPr="000D6F44" w:rsidRDefault="000D6F44" w:rsidP="00DC247C">
            <w:pPr>
              <w:pStyle w:val="BodyText"/>
              <w:tabs>
                <w:tab w:val="clear" w:pos="14.40pt"/>
              </w:tabs>
              <w:ind w:firstLine="0pt"/>
              <w:rPr>
                <w:lang w:val="en-US"/>
              </w:rPr>
            </w:pPr>
            <w:r w:rsidRPr="000D6F44">
              <w:rPr>
                <w:lang w:val="en-US"/>
              </w:rPr>
              <w:t xml:space="preserve"> 1000                                         </w:t>
            </w:r>
          </w:p>
        </w:tc>
      </w:tr>
      <w:tr w:rsidR="000D6F44" w:rsidRPr="000D6F44" w14:paraId="15D5147B" w14:textId="77777777" w:rsidTr="000D6F44">
        <w:tc>
          <w:tcPr>
            <w:tcW w:w="141.50pt" w:type="dxa"/>
          </w:tcPr>
          <w:p w14:paraId="537298D4" w14:textId="77777777" w:rsidR="000D6F44" w:rsidRPr="000D6F44" w:rsidRDefault="000D6F44" w:rsidP="00DC247C">
            <w:pPr>
              <w:pStyle w:val="BodyText"/>
              <w:tabs>
                <w:tab w:val="clear" w:pos="14.40pt"/>
              </w:tabs>
              <w:ind w:firstLine="0pt"/>
              <w:rPr>
                <w:lang w:val="en-US"/>
              </w:rPr>
            </w:pPr>
            <w:r w:rsidRPr="000D6F44">
              <w:rPr>
                <w:lang w:val="en-US"/>
              </w:rPr>
              <w:t xml:space="preserve"> Healthy tomato                      </w:t>
            </w:r>
          </w:p>
        </w:tc>
        <w:tc>
          <w:tcPr>
            <w:tcW w:w="99.25pt" w:type="dxa"/>
          </w:tcPr>
          <w:p w14:paraId="6E5DDC3F" w14:textId="77777777" w:rsidR="000D6F44" w:rsidRPr="000D6F44" w:rsidRDefault="000D6F44" w:rsidP="00DC247C">
            <w:pPr>
              <w:pStyle w:val="BodyText"/>
              <w:tabs>
                <w:tab w:val="clear" w:pos="14.40pt"/>
              </w:tabs>
              <w:ind w:firstLine="0pt"/>
              <w:rPr>
                <w:lang w:val="en-US"/>
              </w:rPr>
            </w:pPr>
            <w:r w:rsidRPr="000D6F44">
              <w:rPr>
                <w:lang w:val="en-US"/>
              </w:rPr>
              <w:t xml:space="preserve"> 1591                                         </w:t>
            </w:r>
          </w:p>
        </w:tc>
      </w:tr>
      <w:tr w:rsidR="000D6F44" w:rsidRPr="000D6F44" w14:paraId="704611AC" w14:textId="77777777" w:rsidTr="000D6F44">
        <w:tc>
          <w:tcPr>
            <w:tcW w:w="141.50pt" w:type="dxa"/>
          </w:tcPr>
          <w:p w14:paraId="74A18303" w14:textId="77777777" w:rsidR="000D6F44" w:rsidRPr="000D6F44" w:rsidRDefault="000D6F44" w:rsidP="00DC247C">
            <w:pPr>
              <w:pStyle w:val="BodyText"/>
              <w:tabs>
                <w:tab w:val="clear" w:pos="14.40pt"/>
              </w:tabs>
              <w:ind w:firstLine="0pt"/>
              <w:rPr>
                <w:lang w:val="en-US"/>
              </w:rPr>
            </w:pPr>
            <w:r w:rsidRPr="000D6F44">
              <w:rPr>
                <w:lang w:val="en-US"/>
              </w:rPr>
              <w:t xml:space="preserve"> Tomato with late blight             </w:t>
            </w:r>
          </w:p>
        </w:tc>
        <w:tc>
          <w:tcPr>
            <w:tcW w:w="99.25pt" w:type="dxa"/>
          </w:tcPr>
          <w:p w14:paraId="732BFEC0" w14:textId="77777777" w:rsidR="000D6F44" w:rsidRPr="000D6F44" w:rsidRDefault="000D6F44" w:rsidP="00DC247C">
            <w:pPr>
              <w:pStyle w:val="BodyText"/>
              <w:tabs>
                <w:tab w:val="clear" w:pos="14.40pt"/>
              </w:tabs>
              <w:ind w:firstLine="0pt"/>
              <w:rPr>
                <w:lang w:val="en-US"/>
              </w:rPr>
            </w:pPr>
            <w:r w:rsidRPr="000D6F44">
              <w:rPr>
                <w:lang w:val="en-US"/>
              </w:rPr>
              <w:t xml:space="preserve"> 1909                                         </w:t>
            </w:r>
          </w:p>
        </w:tc>
      </w:tr>
      <w:tr w:rsidR="000D6F44" w:rsidRPr="000D6F44" w14:paraId="397D34F6" w14:textId="77777777" w:rsidTr="000D6F44">
        <w:tc>
          <w:tcPr>
            <w:tcW w:w="141.50pt" w:type="dxa"/>
          </w:tcPr>
          <w:p w14:paraId="4959E24F" w14:textId="77777777" w:rsidR="000D6F44" w:rsidRPr="000D6F44" w:rsidRDefault="000D6F44" w:rsidP="00DC247C">
            <w:pPr>
              <w:pStyle w:val="BodyText"/>
              <w:tabs>
                <w:tab w:val="clear" w:pos="14.40pt"/>
              </w:tabs>
              <w:ind w:firstLine="0pt"/>
              <w:rPr>
                <w:lang w:val="en-US"/>
              </w:rPr>
            </w:pPr>
            <w:r w:rsidRPr="000D6F44">
              <w:rPr>
                <w:lang w:val="en-US"/>
              </w:rPr>
              <w:t xml:space="preserve"> Tomato with leaf mold               </w:t>
            </w:r>
          </w:p>
        </w:tc>
        <w:tc>
          <w:tcPr>
            <w:tcW w:w="99.25pt" w:type="dxa"/>
          </w:tcPr>
          <w:p w14:paraId="184BCC44" w14:textId="77777777" w:rsidR="000D6F44" w:rsidRPr="000D6F44" w:rsidRDefault="000D6F44" w:rsidP="00DC247C">
            <w:pPr>
              <w:pStyle w:val="BodyText"/>
              <w:tabs>
                <w:tab w:val="clear" w:pos="14.40pt"/>
              </w:tabs>
              <w:ind w:firstLine="0pt"/>
              <w:rPr>
                <w:lang w:val="en-US"/>
              </w:rPr>
            </w:pPr>
            <w:r w:rsidRPr="000D6F44">
              <w:rPr>
                <w:lang w:val="en-US"/>
              </w:rPr>
              <w:t xml:space="preserve"> 952                                          </w:t>
            </w:r>
          </w:p>
        </w:tc>
      </w:tr>
      <w:tr w:rsidR="000D6F44" w:rsidRPr="000D6F44" w14:paraId="198F88FF" w14:textId="77777777" w:rsidTr="000D6F44">
        <w:tc>
          <w:tcPr>
            <w:tcW w:w="141.50pt" w:type="dxa"/>
          </w:tcPr>
          <w:p w14:paraId="393FD19C" w14:textId="77777777" w:rsidR="000D6F44" w:rsidRPr="000D6F44" w:rsidRDefault="000D6F44" w:rsidP="00DC247C">
            <w:pPr>
              <w:pStyle w:val="BodyText"/>
              <w:tabs>
                <w:tab w:val="clear" w:pos="14.40pt"/>
              </w:tabs>
              <w:ind w:firstLine="0pt"/>
              <w:rPr>
                <w:lang w:val="en-US"/>
              </w:rPr>
            </w:pPr>
            <w:r w:rsidRPr="000D6F44">
              <w:rPr>
                <w:lang w:val="en-US"/>
              </w:rPr>
              <w:t xml:space="preserve"> Tomato with septoria leaf spot      </w:t>
            </w:r>
          </w:p>
        </w:tc>
        <w:tc>
          <w:tcPr>
            <w:tcW w:w="99.25pt" w:type="dxa"/>
          </w:tcPr>
          <w:p w14:paraId="60593346" w14:textId="77777777" w:rsidR="000D6F44" w:rsidRPr="000D6F44" w:rsidRDefault="000D6F44" w:rsidP="00DC247C">
            <w:pPr>
              <w:pStyle w:val="BodyText"/>
              <w:tabs>
                <w:tab w:val="clear" w:pos="14.40pt"/>
              </w:tabs>
              <w:ind w:firstLine="0pt"/>
              <w:rPr>
                <w:lang w:val="en-US"/>
              </w:rPr>
            </w:pPr>
            <w:r w:rsidRPr="000D6F44">
              <w:rPr>
                <w:lang w:val="en-US"/>
              </w:rPr>
              <w:t xml:space="preserve"> 1771                                         </w:t>
            </w:r>
          </w:p>
        </w:tc>
      </w:tr>
      <w:tr w:rsidR="000D6F44" w:rsidRPr="000D6F44" w14:paraId="6F30112F" w14:textId="77777777" w:rsidTr="000D6F44">
        <w:tc>
          <w:tcPr>
            <w:tcW w:w="141.50pt" w:type="dxa"/>
          </w:tcPr>
          <w:p w14:paraId="0DADA578" w14:textId="77777777" w:rsidR="000D6F44" w:rsidRPr="000D6F44" w:rsidRDefault="000D6F44" w:rsidP="00DC247C">
            <w:pPr>
              <w:pStyle w:val="BodyText"/>
              <w:tabs>
                <w:tab w:val="clear" w:pos="14.40pt"/>
              </w:tabs>
              <w:ind w:firstLine="0pt"/>
              <w:rPr>
                <w:lang w:val="en-US"/>
              </w:rPr>
            </w:pPr>
            <w:r w:rsidRPr="000D6F44">
              <w:rPr>
                <w:lang w:val="en-US"/>
              </w:rPr>
              <w:t xml:space="preserve"> Tomato with two spotted spider mite </w:t>
            </w:r>
          </w:p>
        </w:tc>
        <w:tc>
          <w:tcPr>
            <w:tcW w:w="99.25pt" w:type="dxa"/>
          </w:tcPr>
          <w:p w14:paraId="59B1962D" w14:textId="77777777" w:rsidR="000D6F44" w:rsidRPr="000D6F44" w:rsidRDefault="000D6F44" w:rsidP="00DC247C">
            <w:pPr>
              <w:pStyle w:val="BodyText"/>
              <w:tabs>
                <w:tab w:val="clear" w:pos="14.40pt"/>
              </w:tabs>
              <w:ind w:firstLine="0pt"/>
              <w:rPr>
                <w:lang w:val="en-US"/>
              </w:rPr>
            </w:pPr>
            <w:r w:rsidRPr="000D6F44">
              <w:rPr>
                <w:lang w:val="en-US"/>
              </w:rPr>
              <w:t xml:space="preserve"> 1676                                         </w:t>
            </w:r>
          </w:p>
        </w:tc>
      </w:tr>
      <w:tr w:rsidR="000D6F44" w:rsidRPr="000D6F44" w14:paraId="6A759614" w14:textId="77777777" w:rsidTr="000D6F44">
        <w:tc>
          <w:tcPr>
            <w:tcW w:w="141.50pt" w:type="dxa"/>
          </w:tcPr>
          <w:p w14:paraId="61DBDE17" w14:textId="77777777" w:rsidR="000D6F44" w:rsidRPr="000D6F44" w:rsidRDefault="000D6F44" w:rsidP="00DC247C">
            <w:pPr>
              <w:pStyle w:val="BodyText"/>
              <w:tabs>
                <w:tab w:val="clear" w:pos="14.40pt"/>
              </w:tabs>
              <w:ind w:firstLine="0pt"/>
              <w:rPr>
                <w:lang w:val="en-US"/>
              </w:rPr>
            </w:pPr>
            <w:r w:rsidRPr="000D6F44">
              <w:rPr>
                <w:lang w:val="en-US"/>
              </w:rPr>
              <w:t xml:space="preserve"> Tomato with target spot             </w:t>
            </w:r>
          </w:p>
        </w:tc>
        <w:tc>
          <w:tcPr>
            <w:tcW w:w="99.25pt" w:type="dxa"/>
          </w:tcPr>
          <w:p w14:paraId="4AE4157C" w14:textId="77777777" w:rsidR="000D6F44" w:rsidRPr="000D6F44" w:rsidRDefault="000D6F44" w:rsidP="00DC247C">
            <w:pPr>
              <w:pStyle w:val="BodyText"/>
              <w:tabs>
                <w:tab w:val="clear" w:pos="14.40pt"/>
              </w:tabs>
              <w:ind w:firstLine="0pt"/>
              <w:rPr>
                <w:lang w:val="en-US"/>
              </w:rPr>
            </w:pPr>
            <w:r w:rsidRPr="000D6F44">
              <w:rPr>
                <w:lang w:val="en-US"/>
              </w:rPr>
              <w:t xml:space="preserve"> 1404                                         </w:t>
            </w:r>
          </w:p>
        </w:tc>
      </w:tr>
      <w:tr w:rsidR="000D6F44" w:rsidRPr="000D6F44" w14:paraId="08AABDEB" w14:textId="77777777" w:rsidTr="000D6F44">
        <w:tc>
          <w:tcPr>
            <w:tcW w:w="141.50pt" w:type="dxa"/>
          </w:tcPr>
          <w:p w14:paraId="1C63DE1A" w14:textId="77777777" w:rsidR="000D6F44" w:rsidRPr="000D6F44" w:rsidRDefault="000D6F44" w:rsidP="00DC247C">
            <w:pPr>
              <w:pStyle w:val="BodyText"/>
              <w:tabs>
                <w:tab w:val="clear" w:pos="14.40pt"/>
              </w:tabs>
              <w:ind w:firstLine="0pt"/>
              <w:rPr>
                <w:lang w:val="en-US"/>
              </w:rPr>
            </w:pPr>
            <w:r w:rsidRPr="000D6F44">
              <w:rPr>
                <w:lang w:val="en-US"/>
              </w:rPr>
              <w:t xml:space="preserve"> Tomato with mosaic virus            </w:t>
            </w:r>
          </w:p>
        </w:tc>
        <w:tc>
          <w:tcPr>
            <w:tcW w:w="99.25pt" w:type="dxa"/>
          </w:tcPr>
          <w:p w14:paraId="3E4C41C5" w14:textId="77777777" w:rsidR="000D6F44" w:rsidRPr="000D6F44" w:rsidRDefault="000D6F44" w:rsidP="00DC247C">
            <w:pPr>
              <w:pStyle w:val="BodyText"/>
              <w:tabs>
                <w:tab w:val="clear" w:pos="14.40pt"/>
              </w:tabs>
              <w:ind w:firstLine="0pt"/>
              <w:rPr>
                <w:lang w:val="en-US"/>
              </w:rPr>
            </w:pPr>
            <w:r w:rsidRPr="000D6F44">
              <w:rPr>
                <w:lang w:val="en-US"/>
              </w:rPr>
              <w:t xml:space="preserve"> 373                                          </w:t>
            </w:r>
          </w:p>
        </w:tc>
      </w:tr>
      <w:tr w:rsidR="000D6F44" w:rsidRPr="000D6F44" w14:paraId="10BFF1DF" w14:textId="77777777" w:rsidTr="000D6F44">
        <w:tc>
          <w:tcPr>
            <w:tcW w:w="141.50pt" w:type="dxa"/>
          </w:tcPr>
          <w:p w14:paraId="77BD73EE" w14:textId="77777777" w:rsidR="000D6F44" w:rsidRPr="000D6F44" w:rsidRDefault="000D6F44" w:rsidP="00DC247C">
            <w:pPr>
              <w:pStyle w:val="BodyText"/>
              <w:tabs>
                <w:tab w:val="clear" w:pos="14.40pt"/>
              </w:tabs>
              <w:ind w:firstLine="0pt"/>
              <w:rPr>
                <w:lang w:val="en-US"/>
              </w:rPr>
            </w:pPr>
            <w:r w:rsidRPr="000D6F44">
              <w:rPr>
                <w:lang w:val="en-US"/>
              </w:rPr>
              <w:t xml:space="preserve"> Tomato with yellow leaf curl virus  </w:t>
            </w:r>
          </w:p>
        </w:tc>
        <w:tc>
          <w:tcPr>
            <w:tcW w:w="99.25pt" w:type="dxa"/>
          </w:tcPr>
          <w:p w14:paraId="3A15732A" w14:textId="77777777" w:rsidR="000D6F44" w:rsidRPr="000D6F44" w:rsidRDefault="000D6F44" w:rsidP="00DC247C">
            <w:pPr>
              <w:pStyle w:val="BodyText"/>
              <w:tabs>
                <w:tab w:val="clear" w:pos="14.40pt"/>
              </w:tabs>
              <w:ind w:firstLine="0pt"/>
              <w:rPr>
                <w:lang w:val="en-US"/>
              </w:rPr>
            </w:pPr>
            <w:r w:rsidRPr="000D6F44">
              <w:rPr>
                <w:lang w:val="en-US"/>
              </w:rPr>
              <w:t xml:space="preserve"> 5357                                         </w:t>
            </w:r>
          </w:p>
        </w:tc>
      </w:tr>
      <w:tr w:rsidR="000D6F44" w14:paraId="06E783B2" w14:textId="77777777" w:rsidTr="000D6F44">
        <w:tc>
          <w:tcPr>
            <w:tcW w:w="141.50pt" w:type="dxa"/>
          </w:tcPr>
          <w:p w14:paraId="7223390F" w14:textId="436BB54F" w:rsidR="000D6F44" w:rsidRPr="000D6F44" w:rsidRDefault="000D6F44" w:rsidP="00DC247C">
            <w:pPr>
              <w:pStyle w:val="BodyText"/>
              <w:tabs>
                <w:tab w:val="clear" w:pos="14.40pt"/>
              </w:tabs>
              <w:ind w:firstLine="0pt"/>
              <w:rPr>
                <w:b/>
                <w:bCs/>
                <w:lang w:val="en-US"/>
              </w:rPr>
            </w:pPr>
            <w:r w:rsidRPr="000D6F44">
              <w:rPr>
                <w:b/>
                <w:bCs/>
                <w:lang w:val="en-US"/>
              </w:rPr>
              <w:t>Total gambar</w:t>
            </w:r>
          </w:p>
        </w:tc>
        <w:tc>
          <w:tcPr>
            <w:tcW w:w="99.25pt" w:type="dxa"/>
          </w:tcPr>
          <w:p w14:paraId="4C50DA5A" w14:textId="266B5CCD" w:rsidR="000D6F44" w:rsidRPr="000D6F44" w:rsidRDefault="000D6F44" w:rsidP="00DC247C">
            <w:pPr>
              <w:pStyle w:val="BodyText"/>
              <w:tabs>
                <w:tab w:val="clear" w:pos="14.40pt"/>
              </w:tabs>
              <w:ind w:firstLine="0pt"/>
              <w:rPr>
                <w:b/>
                <w:bCs/>
                <w:lang w:val="en-US"/>
              </w:rPr>
            </w:pPr>
            <w:r w:rsidRPr="000D6F44">
              <w:rPr>
                <w:b/>
                <w:bCs/>
                <w:lang w:val="en-US"/>
              </w:rPr>
              <w:t xml:space="preserve"> 5</w:t>
            </w:r>
            <w:r w:rsidR="00D41D1E">
              <w:rPr>
                <w:b/>
                <w:bCs/>
                <w:lang w:val="en-US"/>
              </w:rPr>
              <w:t>4</w:t>
            </w:r>
            <w:r w:rsidRPr="000D6F44">
              <w:rPr>
                <w:b/>
                <w:bCs/>
                <w:lang w:val="en-US"/>
              </w:rPr>
              <w:t>,</w:t>
            </w:r>
            <w:r w:rsidR="00D41D1E">
              <w:rPr>
                <w:b/>
                <w:bCs/>
                <w:lang w:val="en-US"/>
              </w:rPr>
              <w:t>305</w:t>
            </w:r>
            <w:r w:rsidRPr="000D6F44">
              <w:rPr>
                <w:b/>
                <w:bCs/>
                <w:lang w:val="en-US"/>
              </w:rPr>
              <w:t xml:space="preserve">                                  </w:t>
            </w:r>
          </w:p>
        </w:tc>
      </w:tr>
    </w:tbl>
    <w:p w14:paraId="75A6542E" w14:textId="3E6C058A" w:rsidR="00D02006" w:rsidRDefault="00BF33A1" w:rsidP="00BF33A1">
      <w:pPr>
        <w:pStyle w:val="BodyText"/>
        <w:ind w:firstLine="0pt"/>
        <w:jc w:val="center"/>
        <w:rPr>
          <w:lang w:val="en-US"/>
        </w:rPr>
      </w:pPr>
      <w:r w:rsidRPr="2A68F467">
        <w:rPr>
          <w:b/>
          <w:bCs/>
          <w:lang w:val="en-US"/>
        </w:rPr>
        <w:t>Tabel 1:</w:t>
      </w:r>
      <w:r w:rsidRPr="2A68F467">
        <w:rPr>
          <w:lang w:val="en-US"/>
        </w:rPr>
        <w:t xml:space="preserve"> </w:t>
      </w:r>
      <w:r>
        <w:rPr>
          <w:lang w:val="en-US"/>
        </w:rPr>
        <w:t>Class dari PlantVillage Dataset</w:t>
      </w:r>
    </w:p>
    <w:p w14:paraId="392A0567" w14:textId="77777777" w:rsidR="083EFE0E" w:rsidRDefault="083EFE0E" w:rsidP="00BF33A1">
      <w:pPr>
        <w:pStyle w:val="BodyText"/>
        <w:ind w:firstLine="0pt"/>
        <w:jc w:val="center"/>
        <w:rPr>
          <w:lang w:val="en-US"/>
        </w:rPr>
      </w:pPr>
    </w:p>
    <w:p w14:paraId="12BAE08A" w14:textId="69F6D0F8" w:rsidR="75850D70" w:rsidRDefault="75850D70" w:rsidP="5897602A">
      <w:pPr>
        <w:pStyle w:val="BodyText"/>
        <w:rPr>
          <w:lang w:val="en-US"/>
        </w:rPr>
      </w:pPr>
      <w:r w:rsidRPr="68AF0B2F">
        <w:rPr>
          <w:lang w:val="en-US"/>
        </w:rPr>
        <w:t>Berbeda dengan</w:t>
      </w:r>
      <w:r w:rsidRPr="34189CD1">
        <w:rPr>
          <w:lang w:val="en-US"/>
        </w:rPr>
        <w:t xml:space="preserve"> PlantVillage</w:t>
      </w:r>
      <w:r w:rsidR="00125DC3">
        <w:rPr>
          <w:lang w:val="en-US"/>
        </w:rPr>
        <w:t xml:space="preserve"> yang seperti diambil dalam sebuah lab</w:t>
      </w:r>
      <w:r w:rsidR="007C1BD4">
        <w:rPr>
          <w:lang w:val="en-US"/>
        </w:rPr>
        <w:t xml:space="preserve"> atau keadaan (</w:t>
      </w:r>
      <w:r w:rsidR="007C1BD4">
        <w:rPr>
          <w:i/>
          <w:iCs/>
          <w:lang w:val="en-US"/>
        </w:rPr>
        <w:t>background</w:t>
      </w:r>
      <w:r w:rsidR="007C1BD4">
        <w:rPr>
          <w:lang w:val="en-US"/>
        </w:rPr>
        <w:t>)</w:t>
      </w:r>
      <w:r w:rsidR="00023C66">
        <w:rPr>
          <w:lang w:val="en-US"/>
        </w:rPr>
        <w:t xml:space="preserve"> yang sederhana</w:t>
      </w:r>
      <w:r w:rsidR="006135FD">
        <w:rPr>
          <w:lang w:val="en-US"/>
        </w:rPr>
        <w:t xml:space="preserve">, </w:t>
      </w:r>
      <w:r w:rsidR="0044236C">
        <w:rPr>
          <w:lang w:val="en-US"/>
        </w:rPr>
        <w:t xml:space="preserve">gambar pada </w:t>
      </w:r>
      <w:r w:rsidR="006135FD">
        <w:rPr>
          <w:i/>
          <w:iCs/>
          <w:lang w:val="en-US"/>
        </w:rPr>
        <w:t>dataset</w:t>
      </w:r>
      <w:r w:rsidR="006135FD">
        <w:rPr>
          <w:lang w:val="en-US"/>
        </w:rPr>
        <w:t xml:space="preserve"> Cropped PlantDoc diambil</w:t>
      </w:r>
      <w:r w:rsidR="0044236C">
        <w:rPr>
          <w:lang w:val="en-US"/>
        </w:rPr>
        <w:t xml:space="preserve"> </w:t>
      </w:r>
      <w:r w:rsidR="00F74760">
        <w:rPr>
          <w:lang w:val="en-US"/>
        </w:rPr>
        <w:t>secara langsung</w:t>
      </w:r>
      <w:r w:rsidR="00B76361">
        <w:rPr>
          <w:lang w:val="en-US"/>
        </w:rPr>
        <w:t xml:space="preserve"> dalam keadaan nyata</w:t>
      </w:r>
      <w:r w:rsidR="00FA12C7">
        <w:rPr>
          <w:lang w:val="en-US"/>
        </w:rPr>
        <w:t xml:space="preserve"> seperti di kebun, taman, dan lain-lain.</w:t>
      </w:r>
      <w:r w:rsidR="00631A6F">
        <w:rPr>
          <w:lang w:val="en-US"/>
        </w:rPr>
        <w:t xml:space="preserve"> Dalam </w:t>
      </w:r>
      <w:r w:rsidR="00631A6F">
        <w:rPr>
          <w:i/>
          <w:iCs/>
          <w:lang w:val="en-US"/>
        </w:rPr>
        <w:t xml:space="preserve">dataset </w:t>
      </w:r>
      <w:r w:rsidR="00631A6F">
        <w:rPr>
          <w:lang w:val="en-US"/>
        </w:rPr>
        <w:t>ini terdapat</w:t>
      </w:r>
      <w:r w:rsidR="00D01458">
        <w:rPr>
          <w:lang w:val="en-US"/>
        </w:rPr>
        <w:t xml:space="preserve"> 8883</w:t>
      </w:r>
      <w:r w:rsidR="00E07372">
        <w:rPr>
          <w:lang w:val="en-US"/>
        </w:rPr>
        <w:t xml:space="preserve"> gambar dengan 29 kategori gambar. Setiap </w:t>
      </w:r>
      <w:r w:rsidR="007E7981">
        <w:rPr>
          <w:lang w:val="en-US"/>
        </w:rPr>
        <w:t xml:space="preserve">resolusi dari gambar kemudian juga diubah menjadi ukuran 128x128. </w:t>
      </w:r>
      <w:r w:rsidR="00C74FF0">
        <w:rPr>
          <w:i/>
          <w:iCs/>
          <w:lang w:val="en-US"/>
        </w:rPr>
        <w:t>Gambar</w:t>
      </w:r>
      <w:r w:rsidR="00432315">
        <w:rPr>
          <w:lang w:val="en-US"/>
        </w:rPr>
        <w:t xml:space="preserve"> </w:t>
      </w:r>
      <w:hyperlink w:anchor="gambar2" w:history="1">
        <w:r w:rsidR="003B2710" w:rsidRPr="00C67A99">
          <w:rPr>
            <w:rStyle w:val="Hyperlink"/>
            <w:lang w:val="en-US"/>
          </w:rPr>
          <w:t>2</w:t>
        </w:r>
      </w:hyperlink>
      <w:r w:rsidR="00432315">
        <w:rPr>
          <w:lang w:val="en-US"/>
        </w:rPr>
        <w:t xml:space="preserve"> </w:t>
      </w:r>
      <w:r w:rsidR="007E7981">
        <w:rPr>
          <w:lang w:val="en-US"/>
        </w:rPr>
        <w:t>merupakan contoh gambar dari dataset Cropped PlantDoc</w:t>
      </w:r>
      <w:r w:rsidR="00BE2783">
        <w:rPr>
          <w:lang w:val="en-US"/>
        </w:rPr>
        <w:t>.</w:t>
      </w:r>
    </w:p>
    <w:p w14:paraId="5BEC478F" w14:textId="77777777" w:rsidR="003B2710" w:rsidRDefault="00D46840" w:rsidP="003B2710">
      <w:pPr>
        <w:pStyle w:val="BodyText"/>
        <w:keepNext/>
        <w:ind w:firstLine="0pt"/>
        <w:jc w:val="center"/>
      </w:pPr>
      <w:r w:rsidRPr="00D46840">
        <w:rPr>
          <w:noProof/>
          <w:lang w:val="en-US"/>
        </w:rPr>
        <w:drawing>
          <wp:inline distT="0" distB="0" distL="0" distR="0" wp14:anchorId="4EB2290D" wp14:editId="2D5A7B96">
            <wp:extent cx="3120448" cy="1191491"/>
            <wp:effectExtent l="0" t="0" r="3810" b="8890"/>
            <wp:docPr id="33832277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8322774" name=""/>
                    <pic:cNvPicPr/>
                  </pic:nvPicPr>
                  <pic:blipFill>
                    <a:blip r:embed="rId14"/>
                    <a:stretch>
                      <a:fillRect/>
                    </a:stretch>
                  </pic:blipFill>
                  <pic:spPr>
                    <a:xfrm>
                      <a:off x="0" y="0"/>
                      <a:ext cx="3137425" cy="1197973"/>
                    </a:xfrm>
                    <a:prstGeom prst="rect">
                      <a:avLst/>
                    </a:prstGeom>
                  </pic:spPr>
                </pic:pic>
              </a:graphicData>
            </a:graphic>
          </wp:inline>
        </w:drawing>
      </w:r>
    </w:p>
    <w:p w14:paraId="18851599" w14:textId="5B606B71" w:rsidR="00BE2783" w:rsidRDefault="003B2710" w:rsidP="003B2710">
      <w:pPr>
        <w:pStyle w:val="Caption"/>
      </w:pPr>
      <w:bookmarkStart w:id="6" w:name="gambar2"/>
      <w:r>
        <w:t xml:space="preserve">Gambar </w:t>
      </w:r>
      <w:r>
        <w:fldChar w:fldCharType="begin"/>
      </w:r>
      <w:r>
        <w:instrText xml:space="preserve"> SEQ Gambar \* ARABIC </w:instrText>
      </w:r>
      <w:r>
        <w:fldChar w:fldCharType="separate"/>
      </w:r>
      <w:r w:rsidR="00EA6B8B">
        <w:rPr>
          <w:noProof/>
        </w:rPr>
        <w:t>2</w:t>
      </w:r>
      <w:r>
        <w:fldChar w:fldCharType="end"/>
      </w:r>
    </w:p>
    <w:bookmarkEnd w:id="6"/>
    <w:p w14:paraId="7FE6F253" w14:textId="77777777" w:rsidR="003B2710" w:rsidRDefault="003B2710" w:rsidP="005A57F6">
      <w:pPr>
        <w:pStyle w:val="BodyText"/>
        <w:keepNext/>
        <w:ind w:firstLine="0pt"/>
        <w:jc w:val="center"/>
      </w:pPr>
    </w:p>
    <w:tbl>
      <w:tblPr>
        <w:tblStyle w:val="TableGrid"/>
        <w:tblW w:w="0pt" w:type="dxa"/>
        <w:tblLook w:firstRow="1" w:lastRow="0" w:firstColumn="1" w:lastColumn="0" w:noHBand="0" w:noVBand="1"/>
      </w:tblPr>
      <w:tblGrid>
        <w:gridCol w:w="2689"/>
        <w:gridCol w:w="2126"/>
      </w:tblGrid>
      <w:tr w:rsidR="00213A94" w:rsidRPr="00213A94" w14:paraId="441778DE" w14:textId="77777777" w:rsidTr="00213A94">
        <w:tc>
          <w:tcPr>
            <w:tcW w:w="134.45pt" w:type="dxa"/>
          </w:tcPr>
          <w:p w14:paraId="66EC1496" w14:textId="77777777" w:rsidR="00213A94" w:rsidRPr="00213A94" w:rsidRDefault="00213A94" w:rsidP="00B94F7A">
            <w:pPr>
              <w:pStyle w:val="BodyText"/>
              <w:tabs>
                <w:tab w:val="clear" w:pos="14.40pt"/>
              </w:tabs>
              <w:ind w:firstLine="0pt"/>
              <w:rPr>
                <w:b/>
                <w:bCs/>
                <w:lang w:val="en-US"/>
              </w:rPr>
            </w:pPr>
            <w:r w:rsidRPr="00213A94">
              <w:rPr>
                <w:b/>
                <w:bCs/>
                <w:lang w:val="en-US"/>
              </w:rPr>
              <w:t xml:space="preserve"> Class Name                            </w:t>
            </w:r>
          </w:p>
        </w:tc>
        <w:tc>
          <w:tcPr>
            <w:tcW w:w="106.30pt" w:type="dxa"/>
          </w:tcPr>
          <w:p w14:paraId="09DEA320" w14:textId="77777777" w:rsidR="00213A94" w:rsidRPr="00213A94" w:rsidRDefault="00213A94" w:rsidP="00B94F7A">
            <w:pPr>
              <w:pStyle w:val="BodyText"/>
              <w:tabs>
                <w:tab w:val="clear" w:pos="14.40pt"/>
              </w:tabs>
              <w:ind w:firstLine="0pt"/>
              <w:rPr>
                <w:b/>
                <w:bCs/>
                <w:lang w:val="en-US"/>
              </w:rPr>
            </w:pPr>
            <w:r w:rsidRPr="00213A94">
              <w:rPr>
                <w:b/>
                <w:bCs/>
                <w:lang w:val="en-US"/>
              </w:rPr>
              <w:t xml:space="preserve"> Number of Images </w:t>
            </w:r>
          </w:p>
        </w:tc>
      </w:tr>
      <w:tr w:rsidR="00213A94" w:rsidRPr="00213A94" w14:paraId="38E5FCE9" w14:textId="77777777" w:rsidTr="00213A94">
        <w:tc>
          <w:tcPr>
            <w:tcW w:w="134.45pt" w:type="dxa"/>
          </w:tcPr>
          <w:p w14:paraId="0E4B32A4" w14:textId="77777777" w:rsidR="00213A94" w:rsidRPr="00213A94" w:rsidRDefault="00213A94" w:rsidP="00B94F7A">
            <w:pPr>
              <w:pStyle w:val="BodyText"/>
              <w:tabs>
                <w:tab w:val="clear" w:pos="14.40pt"/>
              </w:tabs>
              <w:ind w:firstLine="0pt"/>
              <w:rPr>
                <w:lang w:val="en-US"/>
              </w:rPr>
            </w:pPr>
            <w:r w:rsidRPr="00213A94">
              <w:rPr>
                <w:lang w:val="en-US"/>
              </w:rPr>
              <w:t xml:space="preserve"> Blueberry leaf                        </w:t>
            </w:r>
          </w:p>
        </w:tc>
        <w:tc>
          <w:tcPr>
            <w:tcW w:w="106.30pt" w:type="dxa"/>
          </w:tcPr>
          <w:p w14:paraId="75E28595" w14:textId="77777777" w:rsidR="00213A94" w:rsidRPr="00213A94" w:rsidRDefault="00213A94" w:rsidP="00B94F7A">
            <w:pPr>
              <w:pStyle w:val="BodyText"/>
              <w:tabs>
                <w:tab w:val="clear" w:pos="14.40pt"/>
              </w:tabs>
              <w:ind w:firstLine="0pt"/>
              <w:rPr>
                <w:lang w:val="en-US"/>
              </w:rPr>
            </w:pPr>
            <w:r w:rsidRPr="00213A94">
              <w:rPr>
                <w:lang w:val="en-US"/>
              </w:rPr>
              <w:t xml:space="preserve"> 849              </w:t>
            </w:r>
          </w:p>
        </w:tc>
      </w:tr>
      <w:tr w:rsidR="00213A94" w:rsidRPr="00213A94" w14:paraId="022DDA7D" w14:textId="77777777" w:rsidTr="00213A94">
        <w:tc>
          <w:tcPr>
            <w:tcW w:w="134.45pt" w:type="dxa"/>
          </w:tcPr>
          <w:p w14:paraId="0A95C03C" w14:textId="77777777" w:rsidR="00213A94" w:rsidRPr="00213A94" w:rsidRDefault="00213A94" w:rsidP="00B94F7A">
            <w:pPr>
              <w:pStyle w:val="BodyText"/>
              <w:tabs>
                <w:tab w:val="clear" w:pos="14.40pt"/>
              </w:tabs>
              <w:ind w:firstLine="0pt"/>
              <w:rPr>
                <w:lang w:val="en-US"/>
              </w:rPr>
            </w:pPr>
            <w:r w:rsidRPr="00213A94">
              <w:rPr>
                <w:lang w:val="en-US"/>
              </w:rPr>
              <w:t xml:space="preserve"> Tomato leaf yellow virus              </w:t>
            </w:r>
          </w:p>
        </w:tc>
        <w:tc>
          <w:tcPr>
            <w:tcW w:w="106.30pt" w:type="dxa"/>
          </w:tcPr>
          <w:p w14:paraId="2DFC8355" w14:textId="77777777" w:rsidR="00213A94" w:rsidRPr="00213A94" w:rsidRDefault="00213A94" w:rsidP="00B94F7A">
            <w:pPr>
              <w:pStyle w:val="BodyText"/>
              <w:tabs>
                <w:tab w:val="clear" w:pos="14.40pt"/>
              </w:tabs>
              <w:ind w:firstLine="0pt"/>
              <w:rPr>
                <w:lang w:val="en-US"/>
              </w:rPr>
            </w:pPr>
            <w:r w:rsidRPr="00213A94">
              <w:rPr>
                <w:lang w:val="en-US"/>
              </w:rPr>
              <w:t xml:space="preserve"> 829              </w:t>
            </w:r>
          </w:p>
        </w:tc>
      </w:tr>
      <w:tr w:rsidR="00213A94" w:rsidRPr="00213A94" w14:paraId="47CCD90D" w14:textId="77777777" w:rsidTr="00213A94">
        <w:tc>
          <w:tcPr>
            <w:tcW w:w="134.45pt" w:type="dxa"/>
          </w:tcPr>
          <w:p w14:paraId="562AB2C7" w14:textId="77777777" w:rsidR="00213A94" w:rsidRPr="00213A94" w:rsidRDefault="00213A94" w:rsidP="00B94F7A">
            <w:pPr>
              <w:pStyle w:val="BodyText"/>
              <w:tabs>
                <w:tab w:val="clear" w:pos="14.40pt"/>
              </w:tabs>
              <w:ind w:firstLine="0pt"/>
              <w:rPr>
                <w:lang w:val="en-US"/>
              </w:rPr>
            </w:pPr>
            <w:r w:rsidRPr="00213A94">
              <w:rPr>
                <w:lang w:val="en-US"/>
              </w:rPr>
              <w:t xml:space="preserve"> Peach leaf                            </w:t>
            </w:r>
          </w:p>
        </w:tc>
        <w:tc>
          <w:tcPr>
            <w:tcW w:w="106.30pt" w:type="dxa"/>
          </w:tcPr>
          <w:p w14:paraId="3F194E44" w14:textId="77777777" w:rsidR="00213A94" w:rsidRPr="00213A94" w:rsidRDefault="00213A94" w:rsidP="00B94F7A">
            <w:pPr>
              <w:pStyle w:val="BodyText"/>
              <w:tabs>
                <w:tab w:val="clear" w:pos="14.40pt"/>
              </w:tabs>
              <w:ind w:firstLine="0pt"/>
              <w:rPr>
                <w:lang w:val="en-US"/>
              </w:rPr>
            </w:pPr>
            <w:r w:rsidRPr="00213A94">
              <w:rPr>
                <w:lang w:val="en-US"/>
              </w:rPr>
              <w:t xml:space="preserve"> 620              </w:t>
            </w:r>
          </w:p>
        </w:tc>
      </w:tr>
      <w:tr w:rsidR="00213A94" w:rsidRPr="00213A94" w14:paraId="122ACF46" w14:textId="77777777" w:rsidTr="00213A94">
        <w:tc>
          <w:tcPr>
            <w:tcW w:w="134.45pt" w:type="dxa"/>
          </w:tcPr>
          <w:p w14:paraId="22F2F8B7" w14:textId="77777777" w:rsidR="00213A94" w:rsidRPr="00213A94" w:rsidRDefault="00213A94" w:rsidP="00B94F7A">
            <w:pPr>
              <w:pStyle w:val="BodyText"/>
              <w:tabs>
                <w:tab w:val="clear" w:pos="14.40pt"/>
              </w:tabs>
              <w:ind w:firstLine="0pt"/>
              <w:rPr>
                <w:lang w:val="en-US"/>
              </w:rPr>
            </w:pPr>
            <w:r w:rsidRPr="00213A94">
              <w:rPr>
                <w:lang w:val="en-US"/>
              </w:rPr>
              <w:t xml:space="preserve"> Raspberry leaf                        </w:t>
            </w:r>
          </w:p>
        </w:tc>
        <w:tc>
          <w:tcPr>
            <w:tcW w:w="106.30pt" w:type="dxa"/>
          </w:tcPr>
          <w:p w14:paraId="5E3C394E" w14:textId="77777777" w:rsidR="00213A94" w:rsidRPr="00213A94" w:rsidRDefault="00213A94" w:rsidP="00B94F7A">
            <w:pPr>
              <w:pStyle w:val="BodyText"/>
              <w:tabs>
                <w:tab w:val="clear" w:pos="14.40pt"/>
              </w:tabs>
              <w:ind w:firstLine="0pt"/>
              <w:rPr>
                <w:lang w:val="en-US"/>
              </w:rPr>
            </w:pPr>
            <w:r w:rsidRPr="00213A94">
              <w:rPr>
                <w:lang w:val="en-US"/>
              </w:rPr>
              <w:t xml:space="preserve"> 556              </w:t>
            </w:r>
          </w:p>
        </w:tc>
      </w:tr>
      <w:tr w:rsidR="00213A94" w:rsidRPr="00213A94" w14:paraId="28BF881F" w14:textId="77777777" w:rsidTr="00213A94">
        <w:tc>
          <w:tcPr>
            <w:tcW w:w="134.45pt" w:type="dxa"/>
          </w:tcPr>
          <w:p w14:paraId="3270B55C" w14:textId="77777777" w:rsidR="00213A94" w:rsidRPr="00213A94" w:rsidRDefault="00213A94" w:rsidP="00B94F7A">
            <w:pPr>
              <w:pStyle w:val="BodyText"/>
              <w:tabs>
                <w:tab w:val="clear" w:pos="14.40pt"/>
              </w:tabs>
              <w:ind w:firstLine="0pt"/>
              <w:rPr>
                <w:lang w:val="en-US"/>
              </w:rPr>
            </w:pPr>
            <w:r w:rsidRPr="00213A94">
              <w:rPr>
                <w:lang w:val="en-US"/>
              </w:rPr>
              <w:t xml:space="preserve"> Strawberry leaf                       </w:t>
            </w:r>
          </w:p>
        </w:tc>
        <w:tc>
          <w:tcPr>
            <w:tcW w:w="106.30pt" w:type="dxa"/>
          </w:tcPr>
          <w:p w14:paraId="28EA6324" w14:textId="77777777" w:rsidR="00213A94" w:rsidRPr="00213A94" w:rsidRDefault="00213A94" w:rsidP="00B94F7A">
            <w:pPr>
              <w:pStyle w:val="BodyText"/>
              <w:tabs>
                <w:tab w:val="clear" w:pos="14.40pt"/>
              </w:tabs>
              <w:ind w:firstLine="0pt"/>
              <w:rPr>
                <w:lang w:val="en-US"/>
              </w:rPr>
            </w:pPr>
            <w:r w:rsidRPr="00213A94">
              <w:rPr>
                <w:lang w:val="en-US"/>
              </w:rPr>
              <w:t xml:space="preserve"> 492              </w:t>
            </w:r>
          </w:p>
        </w:tc>
      </w:tr>
      <w:tr w:rsidR="00213A94" w:rsidRPr="00213A94" w14:paraId="00AFF20F" w14:textId="77777777" w:rsidTr="00213A94">
        <w:tc>
          <w:tcPr>
            <w:tcW w:w="134.45pt" w:type="dxa"/>
          </w:tcPr>
          <w:p w14:paraId="647A7FDC" w14:textId="77777777" w:rsidR="00213A94" w:rsidRPr="00213A94" w:rsidRDefault="00213A94" w:rsidP="00B94F7A">
            <w:pPr>
              <w:pStyle w:val="BodyText"/>
              <w:tabs>
                <w:tab w:val="clear" w:pos="14.40pt"/>
              </w:tabs>
              <w:ind w:firstLine="0pt"/>
              <w:rPr>
                <w:lang w:val="en-US"/>
              </w:rPr>
            </w:pPr>
            <w:r w:rsidRPr="00213A94">
              <w:rPr>
                <w:lang w:val="en-US"/>
              </w:rPr>
              <w:t xml:space="preserve"> Tomato Septoria leaf spot             </w:t>
            </w:r>
          </w:p>
        </w:tc>
        <w:tc>
          <w:tcPr>
            <w:tcW w:w="106.30pt" w:type="dxa"/>
          </w:tcPr>
          <w:p w14:paraId="4A880F6F" w14:textId="77777777" w:rsidR="00213A94" w:rsidRPr="00213A94" w:rsidRDefault="00213A94" w:rsidP="00B94F7A">
            <w:pPr>
              <w:pStyle w:val="BodyText"/>
              <w:tabs>
                <w:tab w:val="clear" w:pos="14.40pt"/>
              </w:tabs>
              <w:ind w:firstLine="0pt"/>
              <w:rPr>
                <w:lang w:val="en-US"/>
              </w:rPr>
            </w:pPr>
            <w:r w:rsidRPr="00213A94">
              <w:rPr>
                <w:lang w:val="en-US"/>
              </w:rPr>
              <w:t xml:space="preserve"> 436              </w:t>
            </w:r>
          </w:p>
        </w:tc>
      </w:tr>
      <w:tr w:rsidR="00213A94" w:rsidRPr="00213A94" w14:paraId="5201304C" w14:textId="77777777" w:rsidTr="00213A94">
        <w:tc>
          <w:tcPr>
            <w:tcW w:w="134.45pt" w:type="dxa"/>
          </w:tcPr>
          <w:p w14:paraId="26591643" w14:textId="77777777" w:rsidR="00213A94" w:rsidRPr="00213A94" w:rsidRDefault="00213A94" w:rsidP="00B94F7A">
            <w:pPr>
              <w:pStyle w:val="BodyText"/>
              <w:tabs>
                <w:tab w:val="clear" w:pos="14.40pt"/>
              </w:tabs>
              <w:ind w:firstLine="0pt"/>
              <w:rPr>
                <w:lang w:val="en-US"/>
              </w:rPr>
            </w:pPr>
            <w:r w:rsidRPr="00213A94">
              <w:rPr>
                <w:lang w:val="en-US"/>
              </w:rPr>
              <w:t xml:space="preserve"> Tomato leaf                           </w:t>
            </w:r>
          </w:p>
        </w:tc>
        <w:tc>
          <w:tcPr>
            <w:tcW w:w="106.30pt" w:type="dxa"/>
          </w:tcPr>
          <w:p w14:paraId="42B7D7B0" w14:textId="77777777" w:rsidR="00213A94" w:rsidRPr="00213A94" w:rsidRDefault="00213A94" w:rsidP="00B94F7A">
            <w:pPr>
              <w:pStyle w:val="BodyText"/>
              <w:tabs>
                <w:tab w:val="clear" w:pos="14.40pt"/>
              </w:tabs>
              <w:ind w:firstLine="0pt"/>
              <w:rPr>
                <w:lang w:val="en-US"/>
              </w:rPr>
            </w:pPr>
            <w:r w:rsidRPr="00213A94">
              <w:rPr>
                <w:lang w:val="en-US"/>
              </w:rPr>
              <w:t xml:space="preserve"> 396              </w:t>
            </w:r>
          </w:p>
        </w:tc>
      </w:tr>
      <w:tr w:rsidR="00213A94" w:rsidRPr="00213A94" w14:paraId="7A3F5C04" w14:textId="77777777" w:rsidTr="00213A94">
        <w:tc>
          <w:tcPr>
            <w:tcW w:w="134.45pt" w:type="dxa"/>
          </w:tcPr>
          <w:p w14:paraId="213EB098" w14:textId="77777777" w:rsidR="00213A94" w:rsidRPr="00213A94" w:rsidRDefault="00213A94" w:rsidP="00B94F7A">
            <w:pPr>
              <w:pStyle w:val="BodyText"/>
              <w:tabs>
                <w:tab w:val="clear" w:pos="14.40pt"/>
              </w:tabs>
              <w:ind w:firstLine="0pt"/>
              <w:rPr>
                <w:lang w:val="en-US"/>
              </w:rPr>
            </w:pPr>
            <w:r w:rsidRPr="00213A94">
              <w:rPr>
                <w:lang w:val="en-US"/>
              </w:rPr>
              <w:t xml:space="preserve"> Corn leaf blight                      </w:t>
            </w:r>
          </w:p>
        </w:tc>
        <w:tc>
          <w:tcPr>
            <w:tcW w:w="106.30pt" w:type="dxa"/>
          </w:tcPr>
          <w:p w14:paraId="7D098AAF" w14:textId="77777777" w:rsidR="00213A94" w:rsidRPr="00213A94" w:rsidRDefault="00213A94" w:rsidP="00B94F7A">
            <w:pPr>
              <w:pStyle w:val="BodyText"/>
              <w:tabs>
                <w:tab w:val="clear" w:pos="14.40pt"/>
              </w:tabs>
              <w:ind w:firstLine="0pt"/>
              <w:rPr>
                <w:lang w:val="en-US"/>
              </w:rPr>
            </w:pPr>
            <w:r w:rsidRPr="00213A94">
              <w:rPr>
                <w:lang w:val="en-US"/>
              </w:rPr>
              <w:t xml:space="preserve"> 372              </w:t>
            </w:r>
          </w:p>
        </w:tc>
      </w:tr>
      <w:tr w:rsidR="00213A94" w:rsidRPr="00213A94" w14:paraId="52621E8A" w14:textId="77777777" w:rsidTr="00213A94">
        <w:tc>
          <w:tcPr>
            <w:tcW w:w="134.45pt" w:type="dxa"/>
          </w:tcPr>
          <w:p w14:paraId="5AC28C6A" w14:textId="77777777" w:rsidR="00213A94" w:rsidRPr="00213A94" w:rsidRDefault="00213A94" w:rsidP="00B94F7A">
            <w:pPr>
              <w:pStyle w:val="BodyText"/>
              <w:tabs>
                <w:tab w:val="clear" w:pos="14.40pt"/>
              </w:tabs>
              <w:ind w:firstLine="0pt"/>
              <w:rPr>
                <w:lang w:val="en-US"/>
              </w:rPr>
            </w:pPr>
            <w:r w:rsidRPr="00213A94">
              <w:rPr>
                <w:lang w:val="en-US"/>
              </w:rPr>
              <w:t xml:space="preserve"> Potato leaf early blight              </w:t>
            </w:r>
          </w:p>
        </w:tc>
        <w:tc>
          <w:tcPr>
            <w:tcW w:w="106.30pt" w:type="dxa"/>
          </w:tcPr>
          <w:p w14:paraId="7491A6E1" w14:textId="77777777" w:rsidR="00213A94" w:rsidRPr="00213A94" w:rsidRDefault="00213A94" w:rsidP="00B94F7A">
            <w:pPr>
              <w:pStyle w:val="BodyText"/>
              <w:tabs>
                <w:tab w:val="clear" w:pos="14.40pt"/>
              </w:tabs>
              <w:ind w:firstLine="0pt"/>
              <w:rPr>
                <w:lang w:val="en-US"/>
              </w:rPr>
            </w:pPr>
            <w:r w:rsidRPr="00213A94">
              <w:rPr>
                <w:lang w:val="en-US"/>
              </w:rPr>
              <w:t xml:space="preserve"> 333              </w:t>
            </w:r>
          </w:p>
        </w:tc>
      </w:tr>
      <w:tr w:rsidR="00213A94" w:rsidRPr="00213A94" w14:paraId="27462ECA" w14:textId="77777777" w:rsidTr="00213A94">
        <w:tc>
          <w:tcPr>
            <w:tcW w:w="134.45pt" w:type="dxa"/>
          </w:tcPr>
          <w:p w14:paraId="7500B3F1" w14:textId="77777777" w:rsidR="00213A94" w:rsidRPr="00213A94" w:rsidRDefault="00213A94" w:rsidP="00B94F7A">
            <w:pPr>
              <w:pStyle w:val="BodyText"/>
              <w:tabs>
                <w:tab w:val="clear" w:pos="14.40pt"/>
              </w:tabs>
              <w:ind w:firstLine="0pt"/>
              <w:rPr>
                <w:lang w:val="en-US"/>
              </w:rPr>
            </w:pPr>
            <w:r w:rsidRPr="00213A94">
              <w:rPr>
                <w:lang w:val="en-US"/>
              </w:rPr>
              <w:t xml:space="preserve"> Bell_pepper leaf                      </w:t>
            </w:r>
          </w:p>
        </w:tc>
        <w:tc>
          <w:tcPr>
            <w:tcW w:w="106.30pt" w:type="dxa"/>
          </w:tcPr>
          <w:p w14:paraId="37040F40" w14:textId="77777777" w:rsidR="00213A94" w:rsidRPr="00213A94" w:rsidRDefault="00213A94" w:rsidP="00B94F7A">
            <w:pPr>
              <w:pStyle w:val="BodyText"/>
              <w:tabs>
                <w:tab w:val="clear" w:pos="14.40pt"/>
              </w:tabs>
              <w:ind w:firstLine="0pt"/>
              <w:rPr>
                <w:lang w:val="en-US"/>
              </w:rPr>
            </w:pPr>
            <w:r w:rsidRPr="00213A94">
              <w:rPr>
                <w:lang w:val="en-US"/>
              </w:rPr>
              <w:t xml:space="preserve"> 323              </w:t>
            </w:r>
          </w:p>
        </w:tc>
      </w:tr>
      <w:tr w:rsidR="00213A94" w:rsidRPr="00213A94" w14:paraId="478BE34F" w14:textId="77777777" w:rsidTr="00213A94">
        <w:tc>
          <w:tcPr>
            <w:tcW w:w="134.45pt" w:type="dxa"/>
          </w:tcPr>
          <w:p w14:paraId="57CE845D" w14:textId="77777777" w:rsidR="00213A94" w:rsidRPr="00213A94" w:rsidRDefault="00213A94" w:rsidP="00B94F7A">
            <w:pPr>
              <w:pStyle w:val="BodyText"/>
              <w:tabs>
                <w:tab w:val="clear" w:pos="14.40pt"/>
              </w:tabs>
              <w:ind w:firstLine="0pt"/>
              <w:rPr>
                <w:lang w:val="en-US"/>
              </w:rPr>
            </w:pPr>
            <w:r w:rsidRPr="00213A94">
              <w:rPr>
                <w:lang w:val="en-US"/>
              </w:rPr>
              <w:t xml:space="preserve"> Tomato mold leaf                      </w:t>
            </w:r>
          </w:p>
        </w:tc>
        <w:tc>
          <w:tcPr>
            <w:tcW w:w="106.30pt" w:type="dxa"/>
          </w:tcPr>
          <w:p w14:paraId="28B8B589" w14:textId="77777777" w:rsidR="00213A94" w:rsidRPr="00213A94" w:rsidRDefault="00213A94" w:rsidP="00B94F7A">
            <w:pPr>
              <w:pStyle w:val="BodyText"/>
              <w:tabs>
                <w:tab w:val="clear" w:pos="14.40pt"/>
              </w:tabs>
              <w:ind w:firstLine="0pt"/>
              <w:rPr>
                <w:lang w:val="en-US"/>
              </w:rPr>
            </w:pPr>
            <w:r w:rsidRPr="00213A94">
              <w:rPr>
                <w:lang w:val="en-US"/>
              </w:rPr>
              <w:t xml:space="preserve"> 293              </w:t>
            </w:r>
          </w:p>
        </w:tc>
      </w:tr>
      <w:tr w:rsidR="00213A94" w:rsidRPr="00213A94" w14:paraId="78FF27D5" w14:textId="77777777" w:rsidTr="00213A94">
        <w:tc>
          <w:tcPr>
            <w:tcW w:w="134.45pt" w:type="dxa"/>
          </w:tcPr>
          <w:p w14:paraId="6B97A278" w14:textId="77777777" w:rsidR="00213A94" w:rsidRPr="00213A94" w:rsidRDefault="00213A94" w:rsidP="00B94F7A">
            <w:pPr>
              <w:pStyle w:val="BodyText"/>
              <w:tabs>
                <w:tab w:val="clear" w:pos="14.40pt"/>
              </w:tabs>
              <w:ind w:firstLine="0pt"/>
              <w:rPr>
                <w:lang w:val="en-US"/>
              </w:rPr>
            </w:pPr>
            <w:r w:rsidRPr="00213A94">
              <w:rPr>
                <w:lang w:val="en-US"/>
              </w:rPr>
              <w:t xml:space="preserve"> Tomato leaf bacterial spot            </w:t>
            </w:r>
          </w:p>
        </w:tc>
        <w:tc>
          <w:tcPr>
            <w:tcW w:w="106.30pt" w:type="dxa"/>
          </w:tcPr>
          <w:p w14:paraId="3340C83C" w14:textId="77777777" w:rsidR="00213A94" w:rsidRPr="00213A94" w:rsidRDefault="00213A94" w:rsidP="00B94F7A">
            <w:pPr>
              <w:pStyle w:val="BodyText"/>
              <w:tabs>
                <w:tab w:val="clear" w:pos="14.40pt"/>
              </w:tabs>
              <w:ind w:firstLine="0pt"/>
              <w:rPr>
                <w:lang w:val="en-US"/>
              </w:rPr>
            </w:pPr>
            <w:r w:rsidRPr="00213A94">
              <w:rPr>
                <w:lang w:val="en-US"/>
              </w:rPr>
              <w:t xml:space="preserve"> 280              </w:t>
            </w:r>
          </w:p>
        </w:tc>
      </w:tr>
      <w:tr w:rsidR="00213A94" w:rsidRPr="00213A94" w14:paraId="01B92228" w14:textId="77777777" w:rsidTr="00213A94">
        <w:tc>
          <w:tcPr>
            <w:tcW w:w="134.45pt" w:type="dxa"/>
          </w:tcPr>
          <w:p w14:paraId="1E0FA889" w14:textId="77777777" w:rsidR="00213A94" w:rsidRPr="00213A94" w:rsidRDefault="00213A94" w:rsidP="00B94F7A">
            <w:pPr>
              <w:pStyle w:val="BodyText"/>
              <w:tabs>
                <w:tab w:val="clear" w:pos="14.40pt"/>
              </w:tabs>
              <w:ind w:firstLine="0pt"/>
              <w:rPr>
                <w:lang w:val="en-US"/>
              </w:rPr>
            </w:pPr>
            <w:r w:rsidRPr="00213A94">
              <w:rPr>
                <w:lang w:val="en-US"/>
              </w:rPr>
              <w:t xml:space="preserve"> Soybean leaf                          </w:t>
            </w:r>
          </w:p>
        </w:tc>
        <w:tc>
          <w:tcPr>
            <w:tcW w:w="106.30pt" w:type="dxa"/>
          </w:tcPr>
          <w:p w14:paraId="59C144BE" w14:textId="77777777" w:rsidR="00213A94" w:rsidRPr="00213A94" w:rsidRDefault="00213A94" w:rsidP="00B94F7A">
            <w:pPr>
              <w:pStyle w:val="BodyText"/>
              <w:tabs>
                <w:tab w:val="clear" w:pos="14.40pt"/>
              </w:tabs>
              <w:ind w:firstLine="0pt"/>
              <w:rPr>
                <w:lang w:val="en-US"/>
              </w:rPr>
            </w:pPr>
            <w:r w:rsidRPr="00213A94">
              <w:rPr>
                <w:lang w:val="en-US"/>
              </w:rPr>
              <w:t xml:space="preserve"> 266              </w:t>
            </w:r>
          </w:p>
        </w:tc>
      </w:tr>
      <w:tr w:rsidR="00213A94" w:rsidRPr="00213A94" w14:paraId="2CB5A179" w14:textId="77777777" w:rsidTr="00213A94">
        <w:tc>
          <w:tcPr>
            <w:tcW w:w="134.45pt" w:type="dxa"/>
          </w:tcPr>
          <w:p w14:paraId="1D1B6184" w14:textId="77777777" w:rsidR="00213A94" w:rsidRPr="00213A94" w:rsidRDefault="00213A94" w:rsidP="00B94F7A">
            <w:pPr>
              <w:pStyle w:val="BodyText"/>
              <w:tabs>
                <w:tab w:val="clear" w:pos="14.40pt"/>
              </w:tabs>
              <w:ind w:firstLine="0pt"/>
              <w:rPr>
                <w:lang w:val="en-US"/>
              </w:rPr>
            </w:pPr>
            <w:r w:rsidRPr="00213A94">
              <w:rPr>
                <w:lang w:val="en-US"/>
              </w:rPr>
              <w:t xml:space="preserve"> Bell_pepper leaf spot                 </w:t>
            </w:r>
          </w:p>
        </w:tc>
        <w:tc>
          <w:tcPr>
            <w:tcW w:w="106.30pt" w:type="dxa"/>
          </w:tcPr>
          <w:p w14:paraId="3E78CB76" w14:textId="77777777" w:rsidR="00213A94" w:rsidRPr="00213A94" w:rsidRDefault="00213A94" w:rsidP="00B94F7A">
            <w:pPr>
              <w:pStyle w:val="BodyText"/>
              <w:tabs>
                <w:tab w:val="clear" w:pos="14.40pt"/>
              </w:tabs>
              <w:ind w:firstLine="0pt"/>
              <w:rPr>
                <w:lang w:val="en-US"/>
              </w:rPr>
            </w:pPr>
            <w:r w:rsidRPr="00213A94">
              <w:rPr>
                <w:lang w:val="en-US"/>
              </w:rPr>
              <w:t xml:space="preserve"> 264              </w:t>
            </w:r>
          </w:p>
        </w:tc>
      </w:tr>
      <w:tr w:rsidR="00213A94" w:rsidRPr="00213A94" w14:paraId="094ED2FA" w14:textId="77777777" w:rsidTr="00213A94">
        <w:tc>
          <w:tcPr>
            <w:tcW w:w="134.45pt" w:type="dxa"/>
          </w:tcPr>
          <w:p w14:paraId="5B6CD23A" w14:textId="77777777" w:rsidR="00213A94" w:rsidRPr="00213A94" w:rsidRDefault="00213A94" w:rsidP="00B94F7A">
            <w:pPr>
              <w:pStyle w:val="BodyText"/>
              <w:tabs>
                <w:tab w:val="clear" w:pos="14.40pt"/>
              </w:tabs>
              <w:ind w:firstLine="0pt"/>
              <w:rPr>
                <w:lang w:val="en-US"/>
              </w:rPr>
            </w:pPr>
            <w:r w:rsidRPr="00213A94">
              <w:rPr>
                <w:lang w:val="en-US"/>
              </w:rPr>
              <w:t xml:space="preserve"> Tomato leaf mosaic virus              </w:t>
            </w:r>
          </w:p>
        </w:tc>
        <w:tc>
          <w:tcPr>
            <w:tcW w:w="106.30pt" w:type="dxa"/>
          </w:tcPr>
          <w:p w14:paraId="78C9DD13" w14:textId="77777777" w:rsidR="00213A94" w:rsidRPr="00213A94" w:rsidRDefault="00213A94" w:rsidP="00B94F7A">
            <w:pPr>
              <w:pStyle w:val="BodyText"/>
              <w:tabs>
                <w:tab w:val="clear" w:pos="14.40pt"/>
              </w:tabs>
              <w:ind w:firstLine="0pt"/>
              <w:rPr>
                <w:lang w:val="en-US"/>
              </w:rPr>
            </w:pPr>
            <w:r w:rsidRPr="00213A94">
              <w:rPr>
                <w:lang w:val="en-US"/>
              </w:rPr>
              <w:t xml:space="preserve"> 261              </w:t>
            </w:r>
          </w:p>
        </w:tc>
      </w:tr>
      <w:tr w:rsidR="00213A94" w:rsidRPr="00213A94" w14:paraId="1566466A" w14:textId="77777777" w:rsidTr="00213A94">
        <w:tc>
          <w:tcPr>
            <w:tcW w:w="134.45pt" w:type="dxa"/>
          </w:tcPr>
          <w:p w14:paraId="1C29DCE8" w14:textId="77777777" w:rsidR="00213A94" w:rsidRPr="00213A94" w:rsidRDefault="00213A94" w:rsidP="00B94F7A">
            <w:pPr>
              <w:pStyle w:val="BodyText"/>
              <w:tabs>
                <w:tab w:val="clear" w:pos="14.40pt"/>
              </w:tabs>
              <w:ind w:firstLine="0pt"/>
              <w:rPr>
                <w:lang w:val="en-US"/>
              </w:rPr>
            </w:pPr>
            <w:r w:rsidRPr="00213A94">
              <w:rPr>
                <w:lang w:val="en-US"/>
              </w:rPr>
              <w:t xml:space="preserve"> Squash Powdery mildew leaf            </w:t>
            </w:r>
          </w:p>
        </w:tc>
        <w:tc>
          <w:tcPr>
            <w:tcW w:w="106.30pt" w:type="dxa"/>
          </w:tcPr>
          <w:p w14:paraId="0D0C639C" w14:textId="77777777" w:rsidR="00213A94" w:rsidRPr="00213A94" w:rsidRDefault="00213A94" w:rsidP="00B94F7A">
            <w:pPr>
              <w:pStyle w:val="BodyText"/>
              <w:tabs>
                <w:tab w:val="clear" w:pos="14.40pt"/>
              </w:tabs>
              <w:ind w:firstLine="0pt"/>
              <w:rPr>
                <w:lang w:val="en-US"/>
              </w:rPr>
            </w:pPr>
            <w:r w:rsidRPr="00213A94">
              <w:rPr>
                <w:lang w:val="en-US"/>
              </w:rPr>
              <w:t xml:space="preserve"> 257              </w:t>
            </w:r>
          </w:p>
        </w:tc>
      </w:tr>
      <w:tr w:rsidR="00213A94" w:rsidRPr="00213A94" w14:paraId="1B9DE07A" w14:textId="77777777" w:rsidTr="00213A94">
        <w:tc>
          <w:tcPr>
            <w:tcW w:w="134.45pt" w:type="dxa"/>
          </w:tcPr>
          <w:p w14:paraId="3F931F58" w14:textId="77777777" w:rsidR="00213A94" w:rsidRPr="00213A94" w:rsidRDefault="00213A94" w:rsidP="00B94F7A">
            <w:pPr>
              <w:pStyle w:val="BodyText"/>
              <w:tabs>
                <w:tab w:val="clear" w:pos="14.40pt"/>
              </w:tabs>
              <w:ind w:firstLine="0pt"/>
              <w:rPr>
                <w:lang w:val="en-US"/>
              </w:rPr>
            </w:pPr>
            <w:r w:rsidRPr="00213A94">
              <w:rPr>
                <w:lang w:val="en-US"/>
              </w:rPr>
              <w:t xml:space="preserve"> Potato leaf late blight               </w:t>
            </w:r>
          </w:p>
        </w:tc>
        <w:tc>
          <w:tcPr>
            <w:tcW w:w="106.30pt" w:type="dxa"/>
          </w:tcPr>
          <w:p w14:paraId="0A2641CC" w14:textId="77777777" w:rsidR="00213A94" w:rsidRPr="00213A94" w:rsidRDefault="00213A94" w:rsidP="00B94F7A">
            <w:pPr>
              <w:pStyle w:val="BodyText"/>
              <w:tabs>
                <w:tab w:val="clear" w:pos="14.40pt"/>
              </w:tabs>
              <w:ind w:firstLine="0pt"/>
              <w:rPr>
                <w:lang w:val="en-US"/>
              </w:rPr>
            </w:pPr>
            <w:r w:rsidRPr="00213A94">
              <w:rPr>
                <w:lang w:val="en-US"/>
              </w:rPr>
              <w:t xml:space="preserve"> 250              </w:t>
            </w:r>
          </w:p>
        </w:tc>
      </w:tr>
      <w:tr w:rsidR="00213A94" w:rsidRPr="00213A94" w14:paraId="754AEF8F" w14:textId="77777777" w:rsidTr="00213A94">
        <w:tc>
          <w:tcPr>
            <w:tcW w:w="134.45pt" w:type="dxa"/>
          </w:tcPr>
          <w:p w14:paraId="6D84A173" w14:textId="77777777" w:rsidR="00213A94" w:rsidRPr="00213A94" w:rsidRDefault="00213A94" w:rsidP="00B94F7A">
            <w:pPr>
              <w:pStyle w:val="BodyText"/>
              <w:tabs>
                <w:tab w:val="clear" w:pos="14.40pt"/>
              </w:tabs>
              <w:ind w:firstLine="0pt"/>
              <w:rPr>
                <w:lang w:val="en-US"/>
              </w:rPr>
            </w:pPr>
            <w:r w:rsidRPr="00213A94">
              <w:rPr>
                <w:lang w:val="en-US"/>
              </w:rPr>
              <w:t xml:space="preserve"> Apple leaf                            </w:t>
            </w:r>
          </w:p>
        </w:tc>
        <w:tc>
          <w:tcPr>
            <w:tcW w:w="106.30pt" w:type="dxa"/>
          </w:tcPr>
          <w:p w14:paraId="1432A966" w14:textId="77777777" w:rsidR="00213A94" w:rsidRPr="00213A94" w:rsidRDefault="00213A94" w:rsidP="00B94F7A">
            <w:pPr>
              <w:pStyle w:val="BodyText"/>
              <w:tabs>
                <w:tab w:val="clear" w:pos="14.40pt"/>
              </w:tabs>
              <w:ind w:firstLine="0pt"/>
              <w:rPr>
                <w:lang w:val="en-US"/>
              </w:rPr>
            </w:pPr>
            <w:r w:rsidRPr="00213A94">
              <w:rPr>
                <w:lang w:val="en-US"/>
              </w:rPr>
              <w:t xml:space="preserve"> 247              </w:t>
            </w:r>
          </w:p>
        </w:tc>
      </w:tr>
      <w:tr w:rsidR="00213A94" w:rsidRPr="00213A94" w14:paraId="5B535F6C" w14:textId="77777777" w:rsidTr="00213A94">
        <w:tc>
          <w:tcPr>
            <w:tcW w:w="134.45pt" w:type="dxa"/>
          </w:tcPr>
          <w:p w14:paraId="4BA7A424" w14:textId="77777777" w:rsidR="00213A94" w:rsidRPr="00213A94" w:rsidRDefault="00213A94" w:rsidP="00B94F7A">
            <w:pPr>
              <w:pStyle w:val="BodyText"/>
              <w:tabs>
                <w:tab w:val="clear" w:pos="14.40pt"/>
              </w:tabs>
              <w:ind w:firstLine="0pt"/>
              <w:rPr>
                <w:lang w:val="en-US"/>
              </w:rPr>
            </w:pPr>
            <w:r w:rsidRPr="00213A94">
              <w:rPr>
                <w:lang w:val="en-US"/>
              </w:rPr>
              <w:t xml:space="preserve"> Cherry leaf                           </w:t>
            </w:r>
          </w:p>
        </w:tc>
        <w:tc>
          <w:tcPr>
            <w:tcW w:w="106.30pt" w:type="dxa"/>
          </w:tcPr>
          <w:p w14:paraId="7950E413" w14:textId="77777777" w:rsidR="00213A94" w:rsidRPr="00213A94" w:rsidRDefault="00213A94" w:rsidP="00B94F7A">
            <w:pPr>
              <w:pStyle w:val="BodyText"/>
              <w:tabs>
                <w:tab w:val="clear" w:pos="14.40pt"/>
              </w:tabs>
              <w:ind w:firstLine="0pt"/>
              <w:rPr>
                <w:lang w:val="en-US"/>
              </w:rPr>
            </w:pPr>
            <w:r w:rsidRPr="00213A94">
              <w:rPr>
                <w:lang w:val="en-US"/>
              </w:rPr>
              <w:t xml:space="preserve"> 240              </w:t>
            </w:r>
          </w:p>
        </w:tc>
      </w:tr>
      <w:tr w:rsidR="00213A94" w:rsidRPr="00213A94" w14:paraId="4493F1FB" w14:textId="77777777" w:rsidTr="00213A94">
        <w:tc>
          <w:tcPr>
            <w:tcW w:w="134.45pt" w:type="dxa"/>
          </w:tcPr>
          <w:p w14:paraId="67341EF1" w14:textId="77777777" w:rsidR="00213A94" w:rsidRPr="00213A94" w:rsidRDefault="00213A94" w:rsidP="00B94F7A">
            <w:pPr>
              <w:pStyle w:val="BodyText"/>
              <w:tabs>
                <w:tab w:val="clear" w:pos="14.40pt"/>
              </w:tabs>
              <w:ind w:firstLine="0pt"/>
              <w:rPr>
                <w:lang w:val="en-US"/>
              </w:rPr>
            </w:pPr>
            <w:r w:rsidRPr="00213A94">
              <w:rPr>
                <w:lang w:val="en-US"/>
              </w:rPr>
              <w:t xml:space="preserve"> Tomato leaf late blight               </w:t>
            </w:r>
          </w:p>
        </w:tc>
        <w:tc>
          <w:tcPr>
            <w:tcW w:w="106.30pt" w:type="dxa"/>
          </w:tcPr>
          <w:p w14:paraId="5593F657" w14:textId="77777777" w:rsidR="00213A94" w:rsidRPr="00213A94" w:rsidRDefault="00213A94" w:rsidP="00B94F7A">
            <w:pPr>
              <w:pStyle w:val="BodyText"/>
              <w:tabs>
                <w:tab w:val="clear" w:pos="14.40pt"/>
              </w:tabs>
              <w:ind w:firstLine="0pt"/>
              <w:rPr>
                <w:lang w:val="en-US"/>
              </w:rPr>
            </w:pPr>
            <w:r w:rsidRPr="00213A94">
              <w:rPr>
                <w:lang w:val="en-US"/>
              </w:rPr>
              <w:t xml:space="preserve"> 221              </w:t>
            </w:r>
          </w:p>
        </w:tc>
      </w:tr>
      <w:tr w:rsidR="00213A94" w:rsidRPr="00213A94" w14:paraId="59C72200" w14:textId="77777777" w:rsidTr="00213A94">
        <w:tc>
          <w:tcPr>
            <w:tcW w:w="134.45pt" w:type="dxa"/>
          </w:tcPr>
          <w:p w14:paraId="59D76F36" w14:textId="77777777" w:rsidR="00213A94" w:rsidRPr="00213A94" w:rsidRDefault="00213A94" w:rsidP="00B94F7A">
            <w:pPr>
              <w:pStyle w:val="BodyText"/>
              <w:tabs>
                <w:tab w:val="clear" w:pos="14.40pt"/>
              </w:tabs>
              <w:ind w:firstLine="0pt"/>
              <w:rPr>
                <w:lang w:val="en-US"/>
              </w:rPr>
            </w:pPr>
            <w:r w:rsidRPr="00213A94">
              <w:rPr>
                <w:lang w:val="en-US"/>
              </w:rPr>
              <w:t xml:space="preserve"> Grape leaf                            </w:t>
            </w:r>
          </w:p>
        </w:tc>
        <w:tc>
          <w:tcPr>
            <w:tcW w:w="106.30pt" w:type="dxa"/>
          </w:tcPr>
          <w:p w14:paraId="38D2626E" w14:textId="77777777" w:rsidR="00213A94" w:rsidRPr="00213A94" w:rsidRDefault="00213A94" w:rsidP="00B94F7A">
            <w:pPr>
              <w:pStyle w:val="BodyText"/>
              <w:tabs>
                <w:tab w:val="clear" w:pos="14.40pt"/>
              </w:tabs>
              <w:ind w:firstLine="0pt"/>
              <w:rPr>
                <w:lang w:val="en-US"/>
              </w:rPr>
            </w:pPr>
            <w:r w:rsidRPr="00213A94">
              <w:rPr>
                <w:lang w:val="en-US"/>
              </w:rPr>
              <w:t xml:space="preserve"> 220              </w:t>
            </w:r>
          </w:p>
        </w:tc>
      </w:tr>
      <w:tr w:rsidR="00213A94" w:rsidRPr="00213A94" w14:paraId="2CEEEE9E" w14:textId="77777777" w:rsidTr="00213A94">
        <w:tc>
          <w:tcPr>
            <w:tcW w:w="134.45pt" w:type="dxa"/>
          </w:tcPr>
          <w:p w14:paraId="39FCA8B0" w14:textId="77777777" w:rsidR="00213A94" w:rsidRPr="00213A94" w:rsidRDefault="00213A94" w:rsidP="00B94F7A">
            <w:pPr>
              <w:pStyle w:val="BodyText"/>
              <w:tabs>
                <w:tab w:val="clear" w:pos="14.40pt"/>
              </w:tabs>
              <w:ind w:firstLine="0pt"/>
              <w:rPr>
                <w:lang w:val="en-US"/>
              </w:rPr>
            </w:pPr>
            <w:r w:rsidRPr="00213A94">
              <w:rPr>
                <w:lang w:val="en-US"/>
              </w:rPr>
              <w:t xml:space="preserve"> Tomato Early blight leaf              </w:t>
            </w:r>
          </w:p>
        </w:tc>
        <w:tc>
          <w:tcPr>
            <w:tcW w:w="106.30pt" w:type="dxa"/>
          </w:tcPr>
          <w:p w14:paraId="2CE035CA" w14:textId="77777777" w:rsidR="00213A94" w:rsidRPr="00213A94" w:rsidRDefault="00213A94" w:rsidP="00B94F7A">
            <w:pPr>
              <w:pStyle w:val="BodyText"/>
              <w:tabs>
                <w:tab w:val="clear" w:pos="14.40pt"/>
              </w:tabs>
              <w:ind w:firstLine="0pt"/>
              <w:rPr>
                <w:lang w:val="en-US"/>
              </w:rPr>
            </w:pPr>
            <w:r w:rsidRPr="00213A94">
              <w:rPr>
                <w:lang w:val="en-US"/>
              </w:rPr>
              <w:t xml:space="preserve"> 214              </w:t>
            </w:r>
          </w:p>
        </w:tc>
      </w:tr>
      <w:tr w:rsidR="00213A94" w:rsidRPr="00213A94" w14:paraId="1555E809" w14:textId="77777777" w:rsidTr="00213A94">
        <w:tc>
          <w:tcPr>
            <w:tcW w:w="134.45pt" w:type="dxa"/>
          </w:tcPr>
          <w:p w14:paraId="1DBA7820" w14:textId="77777777" w:rsidR="00213A94" w:rsidRPr="00213A94" w:rsidRDefault="00213A94" w:rsidP="00B94F7A">
            <w:pPr>
              <w:pStyle w:val="BodyText"/>
              <w:tabs>
                <w:tab w:val="clear" w:pos="14.40pt"/>
              </w:tabs>
              <w:ind w:firstLine="0pt"/>
              <w:rPr>
                <w:lang w:val="en-US"/>
              </w:rPr>
            </w:pPr>
            <w:r w:rsidRPr="00213A94">
              <w:rPr>
                <w:lang w:val="en-US"/>
              </w:rPr>
              <w:t xml:space="preserve"> Apple rust leaf                       </w:t>
            </w:r>
          </w:p>
        </w:tc>
        <w:tc>
          <w:tcPr>
            <w:tcW w:w="106.30pt" w:type="dxa"/>
          </w:tcPr>
          <w:p w14:paraId="159F2D35" w14:textId="77777777" w:rsidR="00213A94" w:rsidRPr="00213A94" w:rsidRDefault="00213A94" w:rsidP="00B94F7A">
            <w:pPr>
              <w:pStyle w:val="BodyText"/>
              <w:tabs>
                <w:tab w:val="clear" w:pos="14.40pt"/>
              </w:tabs>
              <w:ind w:firstLine="0pt"/>
              <w:rPr>
                <w:lang w:val="en-US"/>
              </w:rPr>
            </w:pPr>
            <w:r w:rsidRPr="00213A94">
              <w:rPr>
                <w:lang w:val="en-US"/>
              </w:rPr>
              <w:t xml:space="preserve"> 179              </w:t>
            </w:r>
          </w:p>
        </w:tc>
      </w:tr>
      <w:tr w:rsidR="00213A94" w:rsidRPr="00213A94" w14:paraId="6E2E5CDA" w14:textId="77777777" w:rsidTr="00213A94">
        <w:tc>
          <w:tcPr>
            <w:tcW w:w="134.45pt" w:type="dxa"/>
          </w:tcPr>
          <w:p w14:paraId="4D19CEC7" w14:textId="77777777" w:rsidR="00213A94" w:rsidRPr="00213A94" w:rsidRDefault="00213A94" w:rsidP="00B94F7A">
            <w:pPr>
              <w:pStyle w:val="BodyText"/>
              <w:tabs>
                <w:tab w:val="clear" w:pos="14.40pt"/>
              </w:tabs>
              <w:ind w:firstLine="0pt"/>
              <w:rPr>
                <w:lang w:val="en-US"/>
              </w:rPr>
            </w:pPr>
            <w:r w:rsidRPr="00213A94">
              <w:rPr>
                <w:lang w:val="en-US"/>
              </w:rPr>
              <w:t xml:space="preserve"> Apple Scab Leaf                       </w:t>
            </w:r>
          </w:p>
        </w:tc>
        <w:tc>
          <w:tcPr>
            <w:tcW w:w="106.30pt" w:type="dxa"/>
          </w:tcPr>
          <w:p w14:paraId="721E8979" w14:textId="77777777" w:rsidR="00213A94" w:rsidRPr="00213A94" w:rsidRDefault="00213A94" w:rsidP="00B94F7A">
            <w:pPr>
              <w:pStyle w:val="BodyText"/>
              <w:tabs>
                <w:tab w:val="clear" w:pos="14.40pt"/>
              </w:tabs>
              <w:ind w:firstLine="0pt"/>
              <w:rPr>
                <w:lang w:val="en-US"/>
              </w:rPr>
            </w:pPr>
            <w:r w:rsidRPr="00213A94">
              <w:rPr>
                <w:lang w:val="en-US"/>
              </w:rPr>
              <w:t xml:space="preserve"> 171              </w:t>
            </w:r>
          </w:p>
        </w:tc>
      </w:tr>
      <w:tr w:rsidR="00213A94" w:rsidRPr="00213A94" w14:paraId="5F998AA8" w14:textId="77777777" w:rsidTr="00213A94">
        <w:tc>
          <w:tcPr>
            <w:tcW w:w="134.45pt" w:type="dxa"/>
          </w:tcPr>
          <w:p w14:paraId="206AAC9F" w14:textId="77777777" w:rsidR="00213A94" w:rsidRPr="00213A94" w:rsidRDefault="00213A94" w:rsidP="00B94F7A">
            <w:pPr>
              <w:pStyle w:val="BodyText"/>
              <w:tabs>
                <w:tab w:val="clear" w:pos="14.40pt"/>
              </w:tabs>
              <w:ind w:firstLine="0pt"/>
              <w:rPr>
                <w:lang w:val="en-US"/>
              </w:rPr>
            </w:pPr>
            <w:r w:rsidRPr="00213A94">
              <w:rPr>
                <w:lang w:val="en-US"/>
              </w:rPr>
              <w:t xml:space="preserve"> Grape leaf black rot                  </w:t>
            </w:r>
          </w:p>
        </w:tc>
        <w:tc>
          <w:tcPr>
            <w:tcW w:w="106.30pt" w:type="dxa"/>
          </w:tcPr>
          <w:p w14:paraId="376D0350" w14:textId="77777777" w:rsidR="00213A94" w:rsidRPr="00213A94" w:rsidRDefault="00213A94" w:rsidP="00B94F7A">
            <w:pPr>
              <w:pStyle w:val="BodyText"/>
              <w:tabs>
                <w:tab w:val="clear" w:pos="14.40pt"/>
              </w:tabs>
              <w:ind w:firstLine="0pt"/>
              <w:rPr>
                <w:lang w:val="en-US"/>
              </w:rPr>
            </w:pPr>
            <w:r w:rsidRPr="00213A94">
              <w:rPr>
                <w:lang w:val="en-US"/>
              </w:rPr>
              <w:t xml:space="preserve"> 133              </w:t>
            </w:r>
          </w:p>
        </w:tc>
      </w:tr>
      <w:tr w:rsidR="00213A94" w:rsidRPr="00213A94" w14:paraId="3870FCD6" w14:textId="77777777" w:rsidTr="00213A94">
        <w:tc>
          <w:tcPr>
            <w:tcW w:w="134.45pt" w:type="dxa"/>
          </w:tcPr>
          <w:p w14:paraId="016255DF" w14:textId="77777777" w:rsidR="00213A94" w:rsidRPr="00213A94" w:rsidRDefault="00213A94" w:rsidP="00B94F7A">
            <w:pPr>
              <w:pStyle w:val="BodyText"/>
              <w:tabs>
                <w:tab w:val="clear" w:pos="14.40pt"/>
              </w:tabs>
              <w:ind w:firstLine="0pt"/>
              <w:rPr>
                <w:lang w:val="en-US"/>
              </w:rPr>
            </w:pPr>
            <w:r w:rsidRPr="00213A94">
              <w:rPr>
                <w:lang w:val="en-US"/>
              </w:rPr>
              <w:t xml:space="preserve"> Corn rust leaf                        </w:t>
            </w:r>
          </w:p>
        </w:tc>
        <w:tc>
          <w:tcPr>
            <w:tcW w:w="106.30pt" w:type="dxa"/>
          </w:tcPr>
          <w:p w14:paraId="34850362" w14:textId="77777777" w:rsidR="00213A94" w:rsidRPr="00213A94" w:rsidRDefault="00213A94" w:rsidP="00B94F7A">
            <w:pPr>
              <w:pStyle w:val="BodyText"/>
              <w:tabs>
                <w:tab w:val="clear" w:pos="14.40pt"/>
              </w:tabs>
              <w:ind w:firstLine="0pt"/>
              <w:rPr>
                <w:lang w:val="en-US"/>
              </w:rPr>
            </w:pPr>
            <w:r w:rsidRPr="00213A94">
              <w:rPr>
                <w:lang w:val="en-US"/>
              </w:rPr>
              <w:t xml:space="preserve"> 127              </w:t>
            </w:r>
          </w:p>
        </w:tc>
      </w:tr>
      <w:tr w:rsidR="00213A94" w:rsidRPr="00213A94" w14:paraId="1C60881E" w14:textId="77777777" w:rsidTr="00213A94">
        <w:tc>
          <w:tcPr>
            <w:tcW w:w="134.45pt" w:type="dxa"/>
          </w:tcPr>
          <w:p w14:paraId="61B6FC37" w14:textId="77777777" w:rsidR="00213A94" w:rsidRPr="00213A94" w:rsidRDefault="00213A94" w:rsidP="00B94F7A">
            <w:pPr>
              <w:pStyle w:val="BodyText"/>
              <w:tabs>
                <w:tab w:val="clear" w:pos="14.40pt"/>
              </w:tabs>
              <w:ind w:firstLine="0pt"/>
              <w:rPr>
                <w:lang w:val="en-US"/>
              </w:rPr>
            </w:pPr>
            <w:r w:rsidRPr="00213A94">
              <w:rPr>
                <w:lang w:val="en-US"/>
              </w:rPr>
              <w:t xml:space="preserve"> Corn Gray leaf spot                   </w:t>
            </w:r>
          </w:p>
        </w:tc>
        <w:tc>
          <w:tcPr>
            <w:tcW w:w="106.30pt" w:type="dxa"/>
          </w:tcPr>
          <w:p w14:paraId="43F6C10B" w14:textId="77777777" w:rsidR="00213A94" w:rsidRPr="00213A94" w:rsidRDefault="00213A94" w:rsidP="00B94F7A">
            <w:pPr>
              <w:pStyle w:val="BodyText"/>
              <w:tabs>
                <w:tab w:val="clear" w:pos="14.40pt"/>
              </w:tabs>
              <w:ind w:firstLine="0pt"/>
              <w:rPr>
                <w:lang w:val="en-US"/>
              </w:rPr>
            </w:pPr>
            <w:r w:rsidRPr="00213A94">
              <w:rPr>
                <w:lang w:val="en-US"/>
              </w:rPr>
              <w:t xml:space="preserve"> 79               </w:t>
            </w:r>
          </w:p>
        </w:tc>
      </w:tr>
      <w:tr w:rsidR="00213A94" w:rsidRPr="00213A94" w14:paraId="753BB302" w14:textId="77777777" w:rsidTr="00213A94">
        <w:tc>
          <w:tcPr>
            <w:tcW w:w="134.45pt" w:type="dxa"/>
          </w:tcPr>
          <w:p w14:paraId="04E484ED" w14:textId="77777777" w:rsidR="00213A94" w:rsidRPr="00213A94" w:rsidRDefault="00213A94" w:rsidP="00B94F7A">
            <w:pPr>
              <w:pStyle w:val="BodyText"/>
              <w:tabs>
                <w:tab w:val="clear" w:pos="14.40pt"/>
              </w:tabs>
              <w:ind w:firstLine="0pt"/>
              <w:rPr>
                <w:lang w:val="en-US"/>
              </w:rPr>
            </w:pPr>
            <w:r w:rsidRPr="00213A94">
              <w:rPr>
                <w:lang w:val="en-US"/>
              </w:rPr>
              <w:t xml:space="preserve"> Potato leaf                           </w:t>
            </w:r>
          </w:p>
        </w:tc>
        <w:tc>
          <w:tcPr>
            <w:tcW w:w="106.30pt" w:type="dxa"/>
          </w:tcPr>
          <w:p w14:paraId="4DCC2DD2" w14:textId="77777777" w:rsidR="00213A94" w:rsidRPr="00213A94" w:rsidRDefault="00213A94" w:rsidP="00B94F7A">
            <w:pPr>
              <w:pStyle w:val="BodyText"/>
              <w:tabs>
                <w:tab w:val="clear" w:pos="14.40pt"/>
              </w:tabs>
              <w:ind w:firstLine="0pt"/>
              <w:rPr>
                <w:lang w:val="en-US"/>
              </w:rPr>
            </w:pPr>
            <w:r w:rsidRPr="00213A94">
              <w:rPr>
                <w:lang w:val="en-US"/>
              </w:rPr>
              <w:t xml:space="preserve"> 11               </w:t>
            </w:r>
          </w:p>
        </w:tc>
      </w:tr>
      <w:tr w:rsidR="00213A94" w:rsidRPr="00213A94" w14:paraId="5D786128" w14:textId="77777777" w:rsidTr="00213A94">
        <w:tc>
          <w:tcPr>
            <w:tcW w:w="134.45pt" w:type="dxa"/>
          </w:tcPr>
          <w:p w14:paraId="144543C8" w14:textId="77777777" w:rsidR="00213A94" w:rsidRPr="00213A94" w:rsidRDefault="00213A94" w:rsidP="00213A94">
            <w:pPr>
              <w:pStyle w:val="BodyText"/>
              <w:tabs>
                <w:tab w:val="clear" w:pos="14.40pt"/>
              </w:tabs>
              <w:ind w:firstLine="0pt"/>
              <w:jc w:val="start"/>
              <w:rPr>
                <w:lang w:val="en-US"/>
              </w:rPr>
            </w:pPr>
            <w:r w:rsidRPr="00213A94">
              <w:rPr>
                <w:lang w:val="en-US"/>
              </w:rPr>
              <w:t xml:space="preserve"> Tomato two spotted spider mites leaf  </w:t>
            </w:r>
          </w:p>
        </w:tc>
        <w:tc>
          <w:tcPr>
            <w:tcW w:w="106.30pt" w:type="dxa"/>
          </w:tcPr>
          <w:p w14:paraId="4046174A" w14:textId="77777777" w:rsidR="00213A94" w:rsidRPr="00213A94" w:rsidRDefault="00213A94" w:rsidP="00213A94">
            <w:pPr>
              <w:pStyle w:val="BodyText"/>
              <w:tabs>
                <w:tab w:val="clear" w:pos="14.40pt"/>
              </w:tabs>
              <w:ind w:firstLine="0pt"/>
              <w:jc w:val="start"/>
              <w:rPr>
                <w:lang w:val="en-US"/>
              </w:rPr>
            </w:pPr>
            <w:r w:rsidRPr="00213A94">
              <w:rPr>
                <w:lang w:val="en-US"/>
              </w:rPr>
              <w:t xml:space="preserve"> 2                </w:t>
            </w:r>
          </w:p>
        </w:tc>
      </w:tr>
      <w:tr w:rsidR="00213A94" w:rsidRPr="00213A94" w14:paraId="47862568" w14:textId="77777777" w:rsidTr="00213A94">
        <w:tc>
          <w:tcPr>
            <w:tcW w:w="134.45pt" w:type="dxa"/>
          </w:tcPr>
          <w:p w14:paraId="46167B87" w14:textId="48F43843" w:rsidR="00213A94" w:rsidRPr="00213A94" w:rsidRDefault="00213A94" w:rsidP="00213A94">
            <w:pPr>
              <w:pStyle w:val="BodyText"/>
              <w:tabs>
                <w:tab w:val="clear" w:pos="14.40pt"/>
              </w:tabs>
              <w:ind w:firstLine="0pt"/>
              <w:jc w:val="start"/>
              <w:rPr>
                <w:lang w:val="en-US"/>
              </w:rPr>
            </w:pPr>
            <w:r w:rsidRPr="000D6F44">
              <w:rPr>
                <w:b/>
                <w:bCs/>
                <w:lang w:val="en-US"/>
              </w:rPr>
              <w:t>Total gambar</w:t>
            </w:r>
          </w:p>
        </w:tc>
        <w:tc>
          <w:tcPr>
            <w:tcW w:w="106.30pt" w:type="dxa"/>
          </w:tcPr>
          <w:p w14:paraId="678DD736" w14:textId="61129EF3" w:rsidR="00213A94" w:rsidRPr="00213A94" w:rsidRDefault="00213A94" w:rsidP="00213A94">
            <w:pPr>
              <w:pStyle w:val="BodyText"/>
              <w:tabs>
                <w:tab w:val="clear" w:pos="14.40pt"/>
              </w:tabs>
              <w:ind w:firstLine="0pt"/>
              <w:jc w:val="start"/>
              <w:rPr>
                <w:b/>
                <w:bCs/>
                <w:lang w:val="en-US"/>
              </w:rPr>
            </w:pPr>
            <w:r w:rsidRPr="00213A94">
              <w:rPr>
                <w:b/>
                <w:bCs/>
                <w:lang w:val="en-US"/>
              </w:rPr>
              <w:t>8883</w:t>
            </w:r>
          </w:p>
        </w:tc>
      </w:tr>
    </w:tbl>
    <w:p w14:paraId="491D7EA6" w14:textId="114CB361" w:rsidR="00213A94" w:rsidRDefault="00213A94" w:rsidP="00213A94">
      <w:pPr>
        <w:pStyle w:val="BodyText"/>
        <w:ind w:firstLine="0pt"/>
        <w:jc w:val="center"/>
        <w:rPr>
          <w:lang w:val="en-US"/>
        </w:rPr>
      </w:pPr>
      <w:r w:rsidRPr="2A68F467">
        <w:rPr>
          <w:b/>
          <w:bCs/>
          <w:lang w:val="en-US"/>
        </w:rPr>
        <w:t xml:space="preserve">Tabel </w:t>
      </w:r>
      <w:r>
        <w:rPr>
          <w:b/>
          <w:bCs/>
          <w:lang w:val="en-US"/>
        </w:rPr>
        <w:t xml:space="preserve">2 </w:t>
      </w:r>
      <w:r w:rsidRPr="2A68F467">
        <w:rPr>
          <w:b/>
          <w:bCs/>
          <w:lang w:val="en-US"/>
        </w:rPr>
        <w:t>:</w:t>
      </w:r>
      <w:r w:rsidRPr="2A68F467">
        <w:rPr>
          <w:lang w:val="en-US"/>
        </w:rPr>
        <w:t xml:space="preserve"> </w:t>
      </w:r>
      <w:r>
        <w:rPr>
          <w:lang w:val="en-US"/>
        </w:rPr>
        <w:t>Class dari PlantDoc Dataset</w:t>
      </w:r>
    </w:p>
    <w:p w14:paraId="79B176F9" w14:textId="77777777" w:rsidR="00BE67E9" w:rsidRDefault="00BE67E9" w:rsidP="00213A94">
      <w:pPr>
        <w:pStyle w:val="BodyText"/>
        <w:ind w:firstLine="0pt"/>
        <w:jc w:val="center"/>
        <w:rPr>
          <w:lang w:val="en-US"/>
        </w:rPr>
      </w:pPr>
    </w:p>
    <w:p w14:paraId="0F024E98" w14:textId="41C9128B" w:rsidR="007B7D60" w:rsidRPr="009C259A" w:rsidRDefault="00474DFF" w:rsidP="00213A94">
      <w:pPr>
        <w:pStyle w:val="Heading1"/>
        <w:tabs>
          <w:tab w:val="clear" w:pos="28.80pt"/>
          <w:tab w:val="num" w:pos="145.55pt"/>
        </w:tabs>
      </w:pPr>
      <w:r>
        <w:t>proposed method</w:t>
      </w:r>
    </w:p>
    <w:p w14:paraId="6C6BED3A" w14:textId="2803F6FF" w:rsidR="007B7D60" w:rsidRDefault="00853EA8" w:rsidP="007B7D60">
      <w:pPr>
        <w:pStyle w:val="BodyText"/>
        <w:rPr>
          <w:lang w:val="en-US"/>
        </w:rPr>
      </w:pPr>
      <w:r>
        <w:rPr>
          <w:lang w:val="en-US"/>
        </w:rPr>
        <w:t xml:space="preserve">Metode yang diajukan dalam eksperimen ini adalah pertama mengubah </w:t>
      </w:r>
      <w:r w:rsidR="00E66707">
        <w:rPr>
          <w:i/>
          <w:iCs/>
          <w:lang w:val="en-US"/>
        </w:rPr>
        <w:t>color space</w:t>
      </w:r>
      <w:r w:rsidR="00E66707">
        <w:rPr>
          <w:lang w:val="en-US"/>
        </w:rPr>
        <w:t xml:space="preserve"> dari gambar yang awalnya adalah</w:t>
      </w:r>
      <w:r w:rsidR="00557E0F">
        <w:rPr>
          <w:lang w:val="en-US"/>
        </w:rPr>
        <w:t xml:space="preserve"> </w:t>
      </w:r>
      <w:r w:rsidR="00AC2841">
        <w:rPr>
          <w:lang w:val="en-US"/>
        </w:rPr>
        <w:t>RGB</w:t>
      </w:r>
      <w:r w:rsidR="00AF6A06">
        <w:rPr>
          <w:lang w:val="en-US"/>
        </w:rPr>
        <w:t xml:space="preserve"> menjadi </w:t>
      </w:r>
      <w:r w:rsidR="00E164B2">
        <w:rPr>
          <w:lang w:val="en-US"/>
        </w:rPr>
        <w:t>CIE LAB sesuai yang dilakukan oleh</w:t>
      </w:r>
      <w:r w:rsidR="00326FCB">
        <w:rPr>
          <w:lang w:val="en-US"/>
        </w:rPr>
        <w:t xml:space="preserve"> Schuler et al.</w:t>
      </w:r>
      <w:r w:rsidR="0012288E">
        <w:rPr>
          <w:lang w:val="en-US"/>
        </w:rPr>
        <w:t xml:space="preserve"> </w:t>
      </w:r>
      <w:hyperlink w:anchor="eight" w:history="1">
        <w:r w:rsidR="0012288E" w:rsidRPr="0013194F">
          <w:rPr>
            <w:rStyle w:val="Hyperlink"/>
            <w:lang w:val="en-US"/>
          </w:rPr>
          <w:t>[8]</w:t>
        </w:r>
      </w:hyperlink>
      <w:r w:rsidR="0012288E">
        <w:rPr>
          <w:lang w:val="en-US"/>
        </w:rPr>
        <w:t>.</w:t>
      </w:r>
      <w:r w:rsidR="00342CC1">
        <w:rPr>
          <w:lang w:val="en-US"/>
        </w:rPr>
        <w:t xml:space="preserve"> Gambar</w:t>
      </w:r>
      <w:r w:rsidR="00F319AC">
        <w:rPr>
          <w:lang w:val="en-US"/>
        </w:rPr>
        <w:t xml:space="preserve"> </w:t>
      </w:r>
      <w:hyperlink w:anchor="gambar3" w:history="1">
        <w:r w:rsidR="00F319AC" w:rsidRPr="002B1356">
          <w:rPr>
            <w:rStyle w:val="Hyperlink"/>
            <w:lang w:val="en-US"/>
          </w:rPr>
          <w:t>3</w:t>
        </w:r>
      </w:hyperlink>
      <w:r w:rsidR="00F319AC">
        <w:rPr>
          <w:lang w:val="en-US"/>
        </w:rPr>
        <w:t xml:space="preserve"> dan </w:t>
      </w:r>
      <w:hyperlink w:anchor="gambar4" w:history="1">
        <w:r w:rsidR="00F319AC" w:rsidRPr="002B1356">
          <w:rPr>
            <w:rStyle w:val="Hyperlink"/>
            <w:lang w:val="en-US"/>
          </w:rPr>
          <w:t>4</w:t>
        </w:r>
      </w:hyperlink>
      <w:r w:rsidR="00F319AC">
        <w:rPr>
          <w:lang w:val="en-US"/>
        </w:rPr>
        <w:t xml:space="preserve"> menunjukkan contoh </w:t>
      </w:r>
      <w:r w:rsidR="00277A61">
        <w:rPr>
          <w:lang w:val="en-US"/>
        </w:rPr>
        <w:t>gambar dari PlantVillage dan Cropped PlantDoc yang sudah diubah menjadi CIE LAB dan pisah menjadi L dan AB channel</w:t>
      </w:r>
      <w:r w:rsidR="00342CC1">
        <w:rPr>
          <w:lang w:val="en-US"/>
        </w:rPr>
        <w:t>.</w:t>
      </w:r>
      <w:r w:rsidR="0012288E">
        <w:rPr>
          <w:lang w:val="en-US"/>
        </w:rPr>
        <w:t xml:space="preserve"> Kemudian </w:t>
      </w:r>
      <w:r w:rsidR="0055227C">
        <w:rPr>
          <w:lang w:val="en-US"/>
        </w:rPr>
        <w:t xml:space="preserve">model EfficientNetV2 akan dibuat menjadi dua cabang, cabang pertama </w:t>
      </w:r>
      <w:r w:rsidR="00F931E2">
        <w:rPr>
          <w:lang w:val="en-US"/>
        </w:rPr>
        <w:t xml:space="preserve">akan diberikan input dari L </w:t>
      </w:r>
      <w:r w:rsidR="00F931E2" w:rsidRPr="008230C1">
        <w:rPr>
          <w:i/>
          <w:lang w:val="en-US"/>
        </w:rPr>
        <w:t>channel</w:t>
      </w:r>
      <w:r w:rsidR="00F75E90">
        <w:rPr>
          <w:lang w:val="en-US"/>
        </w:rPr>
        <w:t xml:space="preserve"> (akromatik)</w:t>
      </w:r>
      <w:r w:rsidR="00F931E2">
        <w:rPr>
          <w:lang w:val="en-US"/>
        </w:rPr>
        <w:t xml:space="preserve">, sedangkan cabang kedua akan diberikan input dari AB </w:t>
      </w:r>
      <w:r w:rsidR="00F931E2" w:rsidRPr="008230C1">
        <w:rPr>
          <w:i/>
          <w:lang w:val="en-US"/>
        </w:rPr>
        <w:t>channel</w:t>
      </w:r>
      <w:r w:rsidR="00F75E90">
        <w:rPr>
          <w:lang w:val="en-US"/>
        </w:rPr>
        <w:t xml:space="preserve"> (kromatik)</w:t>
      </w:r>
      <w:r w:rsidR="00F931E2">
        <w:rPr>
          <w:lang w:val="en-US"/>
        </w:rPr>
        <w:t>.</w:t>
      </w:r>
      <w:r w:rsidR="00147CBF">
        <w:rPr>
          <w:lang w:val="en-US"/>
        </w:rPr>
        <w:t xml:space="preserve"> Gambar</w:t>
      </w:r>
      <w:r w:rsidR="00276B41">
        <w:rPr>
          <w:lang w:val="en-US"/>
        </w:rPr>
        <w:t xml:space="preserve"> </w:t>
      </w:r>
      <w:hyperlink w:anchor="gambar5" w:history="1">
        <w:r w:rsidR="00F319AC" w:rsidRPr="00F319AC">
          <w:rPr>
            <w:rStyle w:val="Hyperlink"/>
            <w:lang w:val="en-US"/>
          </w:rPr>
          <w:t>5</w:t>
        </w:r>
      </w:hyperlink>
      <w:r w:rsidR="00147CBF">
        <w:rPr>
          <w:lang w:val="en-US"/>
        </w:rPr>
        <w:t xml:space="preserve"> </w:t>
      </w:r>
      <w:r w:rsidR="00D44AAE">
        <w:rPr>
          <w:lang w:val="en-US"/>
        </w:rPr>
        <w:t>menunjukkan ar</w:t>
      </w:r>
      <w:r w:rsidR="00EE178C">
        <w:rPr>
          <w:lang w:val="en-US"/>
        </w:rPr>
        <w:t xml:space="preserve">sitektur dari </w:t>
      </w:r>
      <w:r w:rsidR="00F41051">
        <w:rPr>
          <w:lang w:val="en-US"/>
        </w:rPr>
        <w:t>EfficientNetV2</w:t>
      </w:r>
      <w:r w:rsidR="0033222D">
        <w:rPr>
          <w:lang w:val="en-US"/>
        </w:rPr>
        <w:t xml:space="preserve">-B0 dengan </w:t>
      </w:r>
      <w:r w:rsidR="0033222D" w:rsidRPr="0033222D">
        <w:rPr>
          <w:i/>
          <w:iCs/>
          <w:lang w:val="en-US"/>
        </w:rPr>
        <w:t>width coefficient</w:t>
      </w:r>
      <w:r w:rsidR="0033222D">
        <w:rPr>
          <w:lang w:val="en-US"/>
        </w:rPr>
        <w:t xml:space="preserve"> 0.5 dan </w:t>
      </w:r>
      <w:r w:rsidR="0033222D" w:rsidRPr="0033222D">
        <w:rPr>
          <w:i/>
          <w:iCs/>
          <w:lang w:val="en-US"/>
        </w:rPr>
        <w:t>depth coefficient</w:t>
      </w:r>
      <w:r w:rsidR="0033222D">
        <w:rPr>
          <w:lang w:val="en-US"/>
        </w:rPr>
        <w:t xml:space="preserve"> 0.5</w:t>
      </w:r>
      <w:r w:rsidR="00F41051">
        <w:rPr>
          <w:lang w:val="en-US"/>
        </w:rPr>
        <w:t xml:space="preserve"> yang </w:t>
      </w:r>
      <w:r w:rsidR="00E97C43">
        <w:rPr>
          <w:lang w:val="en-US"/>
        </w:rPr>
        <w:t>sudah dimodifikasi</w:t>
      </w:r>
      <w:r w:rsidR="00F319AC">
        <w:rPr>
          <w:lang w:val="en-US"/>
        </w:rPr>
        <w:t xml:space="preserve"> menjadi bercabang</w:t>
      </w:r>
      <w:r w:rsidR="00E97C43">
        <w:rPr>
          <w:lang w:val="en-US"/>
        </w:rPr>
        <w:t xml:space="preserve"> untuk eksperimen ini.</w:t>
      </w:r>
    </w:p>
    <w:p w14:paraId="37CA2BD7" w14:textId="77777777" w:rsidR="00E041CC" w:rsidRDefault="00E041CC" w:rsidP="00276B41">
      <w:pPr>
        <w:pStyle w:val="BodyText"/>
        <w:ind w:firstLine="0pt"/>
        <w:jc w:val="center"/>
        <w:rPr>
          <w:lang w:val="en-US"/>
        </w:rPr>
      </w:pPr>
    </w:p>
    <w:p w14:paraId="5519644A" w14:textId="77777777" w:rsidR="00EA6B8B" w:rsidRDefault="00E041CC" w:rsidP="00EA6B8B">
      <w:pPr>
        <w:pStyle w:val="BodyText"/>
        <w:keepNext/>
        <w:ind w:firstLine="0pt"/>
        <w:jc w:val="center"/>
      </w:pPr>
      <w:r w:rsidRPr="00E041CC">
        <w:rPr>
          <w:noProof/>
          <w:lang w:val="en-US"/>
        </w:rPr>
        <w:lastRenderedPageBreak/>
        <w:drawing>
          <wp:inline distT="0" distB="0" distL="0" distR="0" wp14:anchorId="4CA5A736" wp14:editId="0A0C9950">
            <wp:extent cx="2230582" cy="1122168"/>
            <wp:effectExtent l="0" t="0" r="0" b="1905"/>
            <wp:docPr id="627249309" name="Picture 1" descr="A close-up of a leaf&#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27249309" name="Picture 1" descr="A close-up of a leaf&#10;&#10;Description automatically generated"/>
                    <pic:cNvPicPr/>
                  </pic:nvPicPr>
                  <pic:blipFill>
                    <a:blip r:embed="rId15"/>
                    <a:stretch>
                      <a:fillRect/>
                    </a:stretch>
                  </pic:blipFill>
                  <pic:spPr>
                    <a:xfrm>
                      <a:off x="0" y="0"/>
                      <a:ext cx="2248474" cy="1131169"/>
                    </a:xfrm>
                    <a:prstGeom prst="rect">
                      <a:avLst/>
                    </a:prstGeom>
                  </pic:spPr>
                </pic:pic>
              </a:graphicData>
            </a:graphic>
          </wp:inline>
        </w:drawing>
      </w:r>
    </w:p>
    <w:p w14:paraId="0DE728D2" w14:textId="46675C95" w:rsidR="00E041CC" w:rsidRDefault="00EA6B8B" w:rsidP="00EA6B8B">
      <w:pPr>
        <w:pStyle w:val="Caption"/>
      </w:pPr>
      <w:bookmarkStart w:id="7" w:name="gambar3"/>
      <w:r>
        <w:t xml:space="preserve">Gambar </w:t>
      </w:r>
      <w:r>
        <w:fldChar w:fldCharType="begin"/>
      </w:r>
      <w:r>
        <w:instrText xml:space="preserve"> SEQ Gambar \* ARABIC </w:instrText>
      </w:r>
      <w:r>
        <w:fldChar w:fldCharType="separate"/>
      </w:r>
      <w:r>
        <w:rPr>
          <w:noProof/>
        </w:rPr>
        <w:t>3</w:t>
      </w:r>
      <w:r>
        <w:fldChar w:fldCharType="end"/>
      </w:r>
      <w:r>
        <w:t>: contoh gambar PlantVillage yang sudah diubah menjadi CIE LAB dan dipisah menjadi L dan AB channel</w:t>
      </w:r>
    </w:p>
    <w:bookmarkEnd w:id="7"/>
    <w:p w14:paraId="26A55837" w14:textId="77777777" w:rsidR="00EA6B8B" w:rsidRDefault="00276B41" w:rsidP="00EA6B8B">
      <w:pPr>
        <w:pStyle w:val="BodyText"/>
        <w:keepNext/>
        <w:ind w:firstLine="0pt"/>
        <w:jc w:val="center"/>
      </w:pPr>
      <w:r w:rsidRPr="00276B41">
        <w:rPr>
          <w:noProof/>
          <w:lang w:val="en-US"/>
        </w:rPr>
        <w:drawing>
          <wp:inline distT="0" distB="0" distL="0" distR="0" wp14:anchorId="11758B7C" wp14:editId="7C93ED38">
            <wp:extent cx="2202873" cy="1108228"/>
            <wp:effectExtent l="0" t="0" r="6985" b="0"/>
            <wp:docPr id="1102524333" name="Picture 1" descr="A close-up of a leaf&#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02524333" name="Picture 1" descr="A close-up of a leaf&#10;&#10;Description automatically generated"/>
                    <pic:cNvPicPr/>
                  </pic:nvPicPr>
                  <pic:blipFill>
                    <a:blip r:embed="rId16"/>
                    <a:stretch>
                      <a:fillRect/>
                    </a:stretch>
                  </pic:blipFill>
                  <pic:spPr>
                    <a:xfrm>
                      <a:off x="0" y="0"/>
                      <a:ext cx="2221187" cy="1117441"/>
                    </a:xfrm>
                    <a:prstGeom prst="rect">
                      <a:avLst/>
                    </a:prstGeom>
                  </pic:spPr>
                </pic:pic>
              </a:graphicData>
            </a:graphic>
          </wp:inline>
        </w:drawing>
      </w:r>
    </w:p>
    <w:p w14:paraId="7556E490" w14:textId="6D3B56BE" w:rsidR="00276B41" w:rsidRDefault="00EA6B8B" w:rsidP="00EA6B8B">
      <w:pPr>
        <w:pStyle w:val="Caption"/>
      </w:pPr>
      <w:bookmarkStart w:id="8" w:name="gambar4"/>
      <w:r>
        <w:t xml:space="preserve">Gambar </w:t>
      </w:r>
      <w:r>
        <w:fldChar w:fldCharType="begin"/>
      </w:r>
      <w:r>
        <w:instrText xml:space="preserve"> SEQ Gambar \* ARABIC </w:instrText>
      </w:r>
      <w:r>
        <w:fldChar w:fldCharType="separate"/>
      </w:r>
      <w:r>
        <w:rPr>
          <w:noProof/>
        </w:rPr>
        <w:t>4</w:t>
      </w:r>
      <w:r>
        <w:fldChar w:fldCharType="end"/>
      </w:r>
      <w:r>
        <w:t>: contoh gambar Cropped PlantDoc yang sudah diubah menjadi LAB CIE dan dipecah menjadi L dan AB channel</w:t>
      </w:r>
    </w:p>
    <w:bookmarkEnd w:id="8"/>
    <w:p w14:paraId="12D54D67" w14:textId="77777777" w:rsidR="00EA6B8B" w:rsidRDefault="00E2678A" w:rsidP="00EA6B8B">
      <w:pPr>
        <w:pStyle w:val="BodyText"/>
        <w:keepNext/>
        <w:ind w:firstLine="0pt"/>
        <w:jc w:val="center"/>
      </w:pPr>
      <w:r>
        <w:rPr>
          <w:noProof/>
          <w:lang w:val="en-US"/>
        </w:rPr>
        <w:drawing>
          <wp:inline distT="0" distB="0" distL="0" distR="0" wp14:anchorId="0F9038FD" wp14:editId="6152096C">
            <wp:extent cx="2597727" cy="3128509"/>
            <wp:effectExtent l="0" t="0" r="0" b="0"/>
            <wp:docPr id="60708902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02960" cy="3134811"/>
                    </a:xfrm>
                    <a:prstGeom prst="rect">
                      <a:avLst/>
                    </a:prstGeom>
                    <a:noFill/>
                    <a:ln>
                      <a:noFill/>
                    </a:ln>
                  </pic:spPr>
                </pic:pic>
              </a:graphicData>
            </a:graphic>
          </wp:inline>
        </w:drawing>
      </w:r>
    </w:p>
    <w:p w14:paraId="5A91962D" w14:textId="72799DB1" w:rsidR="00D739F4" w:rsidRDefault="00EA6B8B" w:rsidP="00EA6B8B">
      <w:pPr>
        <w:pStyle w:val="Caption"/>
      </w:pPr>
      <w:bookmarkStart w:id="9" w:name="gambar5"/>
      <w:r>
        <w:t xml:space="preserve">Gambar </w:t>
      </w:r>
      <w:r>
        <w:fldChar w:fldCharType="begin"/>
      </w:r>
      <w:r>
        <w:instrText xml:space="preserve"> SEQ Gambar \* ARABIC </w:instrText>
      </w:r>
      <w:r>
        <w:fldChar w:fldCharType="separate"/>
      </w:r>
      <w:r>
        <w:rPr>
          <w:noProof/>
        </w:rPr>
        <w:t>5</w:t>
      </w:r>
      <w:r>
        <w:fldChar w:fldCharType="end"/>
      </w:r>
      <w:r>
        <w:t>: Arsitektur EfficientNetV2 ya</w:t>
      </w:r>
      <w:r w:rsidR="00BD11CC">
        <w:t>ng dimodifikasi</w:t>
      </w:r>
      <w:r w:rsidR="008B4D39">
        <w:t xml:space="preserve"> dengan</w:t>
      </w:r>
      <w:r>
        <w:t xml:space="preserve"> dibuat bercabang</w:t>
      </w:r>
    </w:p>
    <w:bookmarkEnd w:id="9"/>
    <w:p w14:paraId="7B9184E8" w14:textId="496FD401" w:rsidR="00D739F4" w:rsidRPr="0014093B" w:rsidRDefault="39A5D7D0" w:rsidP="358E2A7D">
      <w:pPr>
        <w:jc w:val="both"/>
      </w:pPr>
      <w:r>
        <w:t xml:space="preserve">  </w:t>
      </w:r>
      <w:r w:rsidR="358E2A7D">
        <w:t>Berbeda dengan arsitektur InceptionV3</w:t>
      </w:r>
      <w:r w:rsidR="007A4F70">
        <w:t xml:space="preserve"> yang memiliki beberapa layer</w:t>
      </w:r>
      <w:r w:rsidR="00C67DCE">
        <w:t xml:space="preserve"> konvolusi</w:t>
      </w:r>
      <w:r w:rsidR="007A4F70">
        <w:t xml:space="preserve"> pada bagian </w:t>
      </w:r>
      <w:r w:rsidR="007A4F70" w:rsidRPr="358E2A7D">
        <w:rPr>
          <w:i/>
          <w:iCs/>
        </w:rPr>
        <w:t>stem</w:t>
      </w:r>
      <w:r w:rsidR="00177BB9">
        <w:t>-</w:t>
      </w:r>
      <w:r w:rsidR="007A4F70">
        <w:t>nya, ar</w:t>
      </w:r>
      <w:r w:rsidR="00FA2092">
        <w:t xml:space="preserve">sitektur EfficientNetV2 hanya mempunyai satu layer </w:t>
      </w:r>
      <w:r w:rsidR="00C67DCE">
        <w:t>konvolusi</w:t>
      </w:r>
      <w:r w:rsidR="003133B5">
        <w:t xml:space="preserve">, sehingga </w:t>
      </w:r>
      <w:r w:rsidR="009A27E2">
        <w:t>jika mengikuti percobaan</w:t>
      </w:r>
      <w:r w:rsidR="0020670D">
        <w:t xml:space="preserve"> Schuler et al. </w:t>
      </w:r>
      <w:hyperlink w:anchor="eight" w:history="1">
        <w:r w:rsidR="0020670D" w:rsidRPr="0013194F">
          <w:rPr>
            <w:rStyle w:val="Hyperlink"/>
          </w:rPr>
          <w:t>[8]</w:t>
        </w:r>
      </w:hyperlink>
      <w:r w:rsidR="009A27E2">
        <w:t xml:space="preserve"> </w:t>
      </w:r>
      <w:r w:rsidR="00177BB9">
        <w:t xml:space="preserve">yang hanya memecah bagian </w:t>
      </w:r>
      <w:r w:rsidR="00177BB9" w:rsidRPr="358E2A7D">
        <w:rPr>
          <w:i/>
          <w:iCs/>
        </w:rPr>
        <w:t>stem</w:t>
      </w:r>
      <w:r w:rsidR="00177BB9">
        <w:t xml:space="preserve">-nya </w:t>
      </w:r>
      <w:r w:rsidR="00E40E29">
        <w:t>saja</w:t>
      </w:r>
      <w:r w:rsidR="009D5712">
        <w:t>, EfficientNetV2 hanya maksimal dapat dipecah sebanyak satu layer saja.</w:t>
      </w:r>
      <w:r w:rsidR="00D60256">
        <w:t xml:space="preserve"> Oleh karena itu pada eksperimen </w:t>
      </w:r>
      <w:r w:rsidR="003A0A22">
        <w:t>ini</w:t>
      </w:r>
      <w:r w:rsidR="008F2022">
        <w:t>, model EfficientNetV2</w:t>
      </w:r>
      <w:r w:rsidR="00715C18">
        <w:t xml:space="preserve"> akan dipecah juga pada bagian MBConv</w:t>
      </w:r>
      <w:r w:rsidR="00F63143">
        <w:t>/FusedMBConv</w:t>
      </w:r>
      <w:r w:rsidR="00715C18">
        <w:t xml:space="preserve"> </w:t>
      </w:r>
      <w:r w:rsidR="00715C18" w:rsidRPr="358E2A7D">
        <w:rPr>
          <w:i/>
          <w:iCs/>
        </w:rPr>
        <w:t>block</w:t>
      </w:r>
      <w:r w:rsidR="00715C18">
        <w:t>-nya</w:t>
      </w:r>
      <w:r w:rsidR="00C655DF">
        <w:t xml:space="preserve"> sehingga memungkinkan</w:t>
      </w:r>
      <w:r w:rsidR="00EE6B5A">
        <w:t xml:space="preserve"> </w:t>
      </w:r>
      <w:r w:rsidR="004C1938">
        <w:t>untuk di</w:t>
      </w:r>
      <w:r w:rsidR="00AA7A71">
        <w:t>cari seberapa</w:t>
      </w:r>
      <w:r w:rsidR="003B7990">
        <w:t xml:space="preserve"> banyak jumlah </w:t>
      </w:r>
      <w:r w:rsidR="00C5785E" w:rsidRPr="358E2A7D">
        <w:rPr>
          <w:i/>
          <w:iCs/>
        </w:rPr>
        <w:t>block</w:t>
      </w:r>
      <w:r w:rsidR="00F8406F">
        <w:t xml:space="preserve"> yang</w:t>
      </w:r>
      <w:r w:rsidR="00C879F2">
        <w:t xml:space="preserve"> perlu</w:t>
      </w:r>
      <w:r w:rsidR="00F8406F">
        <w:t xml:space="preserve"> dicabang untuk mendapatkan hasil yang terbaik.</w:t>
      </w:r>
      <w:r w:rsidR="00EC3A96">
        <w:t xml:space="preserve"> </w:t>
      </w:r>
      <w:r w:rsidR="0036358A">
        <w:t>Dalam eksperimen ini</w:t>
      </w:r>
      <w:r w:rsidR="0096315B">
        <w:t xml:space="preserve"> akan dicoba</w:t>
      </w:r>
      <w:r w:rsidR="0036358A">
        <w:t xml:space="preserve"> jumlah </w:t>
      </w:r>
      <w:r w:rsidR="0036358A" w:rsidRPr="358E2A7D">
        <w:rPr>
          <w:i/>
          <w:iCs/>
        </w:rPr>
        <w:t xml:space="preserve">block </w:t>
      </w:r>
      <w:r w:rsidR="0036358A">
        <w:t>yang dicabang</w:t>
      </w:r>
      <w:r w:rsidR="001E7AFD">
        <w:t xml:space="preserve"> mulai dari satu </w:t>
      </w:r>
      <w:r w:rsidR="001E7AFD" w:rsidRPr="358E2A7D">
        <w:rPr>
          <w:i/>
          <w:iCs/>
        </w:rPr>
        <w:t>block</w:t>
      </w:r>
      <w:r w:rsidR="001E7AFD">
        <w:t xml:space="preserve"> hingga empat </w:t>
      </w:r>
      <w:r w:rsidR="001E7AFD" w:rsidRPr="358E2A7D">
        <w:rPr>
          <w:i/>
          <w:iCs/>
        </w:rPr>
        <w:t>block</w:t>
      </w:r>
      <w:r w:rsidR="00C22D85">
        <w:t xml:space="preserve"> pertama</w:t>
      </w:r>
      <w:r w:rsidR="004827C9" w:rsidRPr="358E2A7D">
        <w:rPr>
          <w:i/>
          <w:iCs/>
        </w:rPr>
        <w:t>.</w:t>
      </w:r>
      <w:r w:rsidR="009A1ADE">
        <w:t xml:space="preserve"> Setelah itu</w:t>
      </w:r>
      <w:r w:rsidR="002D766E">
        <w:t xml:space="preserve"> akan dilakukan </w:t>
      </w:r>
      <w:r w:rsidR="002D766E" w:rsidRPr="358E2A7D">
        <w:rPr>
          <w:i/>
          <w:iCs/>
        </w:rPr>
        <w:t>concatenate</w:t>
      </w:r>
      <w:r w:rsidR="002D766E">
        <w:t xml:space="preserve"> terhadap hasil </w:t>
      </w:r>
      <w:r w:rsidR="0014093B">
        <w:t xml:space="preserve">konvolusi dari </w:t>
      </w:r>
      <w:r w:rsidR="0014093B" w:rsidRPr="358E2A7D">
        <w:rPr>
          <w:i/>
          <w:iCs/>
        </w:rPr>
        <w:t>block</w:t>
      </w:r>
      <w:r w:rsidR="0014093B">
        <w:t xml:space="preserve"> paling terakhir dari cabang dan kemudian diteruskan secara serial ke </w:t>
      </w:r>
      <w:r w:rsidR="0014093B" w:rsidRPr="358E2A7D">
        <w:rPr>
          <w:i/>
          <w:iCs/>
        </w:rPr>
        <w:t>block-block</w:t>
      </w:r>
      <w:r w:rsidR="0014093B">
        <w:rPr>
          <w:i/>
          <w:iCs/>
        </w:rPr>
        <w:softHyphen/>
      </w:r>
      <w:r w:rsidR="0014093B">
        <w:t xml:space="preserve"> berikutnya.</w:t>
      </w:r>
    </w:p>
    <w:p w14:paraId="23A44F20" w14:textId="4D678DB3" w:rsidR="002329D3" w:rsidRDefault="20E67CBD" w:rsidP="358E2A7D">
      <w:pPr>
        <w:jc w:val="both"/>
      </w:pPr>
      <w:r>
        <w:t xml:space="preserve">  </w:t>
      </w:r>
      <w:r w:rsidR="358E2A7D">
        <w:t xml:space="preserve">Model EfficientNetV2 yang dibuat </w:t>
      </w:r>
      <w:r w:rsidR="008B7D95">
        <w:t xml:space="preserve">bercabang ini juga memiliki parameter baru yaitu L </w:t>
      </w:r>
      <w:r w:rsidR="008B7D95" w:rsidRPr="358E2A7D">
        <w:rPr>
          <w:i/>
          <w:iCs/>
        </w:rPr>
        <w:t>ratio</w:t>
      </w:r>
      <w:r w:rsidR="00391045">
        <w:t xml:space="preserve">, sama seperti desain model pada percobaan Schuler et al. </w:t>
      </w:r>
      <w:hyperlink w:anchor="eight">
        <w:r w:rsidR="00391045" w:rsidRPr="358E2A7D">
          <w:rPr>
            <w:rStyle w:val="Hyperlink"/>
          </w:rPr>
          <w:t>[8]</w:t>
        </w:r>
      </w:hyperlink>
      <w:r w:rsidR="00391045">
        <w:t>.</w:t>
      </w:r>
      <w:r w:rsidR="00B235B1">
        <w:t xml:space="preserve"> </w:t>
      </w:r>
      <w:r w:rsidR="005F635A">
        <w:t xml:space="preserve">Parameter </w:t>
      </w:r>
      <w:r w:rsidR="00B235B1">
        <w:t xml:space="preserve">L </w:t>
      </w:r>
      <w:r w:rsidR="00B235B1" w:rsidRPr="358E2A7D">
        <w:rPr>
          <w:i/>
          <w:iCs/>
        </w:rPr>
        <w:t>ratio</w:t>
      </w:r>
      <w:r w:rsidR="00B235B1">
        <w:t xml:space="preserve"> akan</w:t>
      </w:r>
      <w:r w:rsidR="005F635A">
        <w:t xml:space="preserve"> menentukan jumlah </w:t>
      </w:r>
      <w:r w:rsidR="009B657E">
        <w:t>distribusi filter pada masing-masing cabang.</w:t>
      </w:r>
      <w:r w:rsidR="00E375FF">
        <w:t xml:space="preserve"> Dengan mengatur parameter L </w:t>
      </w:r>
      <w:r w:rsidR="00E375FF" w:rsidRPr="358E2A7D">
        <w:rPr>
          <w:i/>
          <w:iCs/>
        </w:rPr>
        <w:t>ratio</w:t>
      </w:r>
      <w:r w:rsidR="00E375FF">
        <w:t xml:space="preserve"> ini</w:t>
      </w:r>
      <w:r w:rsidR="008873BB">
        <w:t xml:space="preserve">, </w:t>
      </w:r>
      <w:r w:rsidR="001D4AC2">
        <w:t xml:space="preserve">kontribusi dari tiap cabang (akromatik dan kromatik) </w:t>
      </w:r>
      <w:r w:rsidR="009A7481">
        <w:t>terhadap penentuan klasifikasi penyakit dapat</w:t>
      </w:r>
      <w:r w:rsidR="00B373F9">
        <w:t xml:space="preserve"> </w:t>
      </w:r>
      <w:r w:rsidR="0084610C">
        <w:t xml:space="preserve">ditentukan. Dalam eksperimen ini </w:t>
      </w:r>
      <w:r w:rsidR="00265DDE">
        <w:t>akan dicoba</w:t>
      </w:r>
      <w:r w:rsidR="00AB3B6A">
        <w:t xml:space="preserve"> </w:t>
      </w:r>
      <w:r w:rsidR="00154049">
        <w:t xml:space="preserve">5 konfigurasi, yaitu L ratio 0% (AB ratio </w:t>
      </w:r>
      <w:r w:rsidR="00AE7F9C">
        <w:t>10</w:t>
      </w:r>
      <w:r w:rsidR="00154049">
        <w:t xml:space="preserve">0%), L ratio 20% (AB ratio 80%), L ratio 50% (AB ratio 50%), L ratio 80% (AB ratio 20%), </w:t>
      </w:r>
      <w:r w:rsidR="00AE7F9C">
        <w:t xml:space="preserve">dan </w:t>
      </w:r>
      <w:r w:rsidR="00154049">
        <w:t xml:space="preserve">L </w:t>
      </w:r>
      <w:r w:rsidR="00AE7F9C">
        <w:t>ratio 100% (AB ratio 0%).</w:t>
      </w:r>
    </w:p>
    <w:p w14:paraId="50B9DAD9" w14:textId="2456A147" w:rsidR="001E7AFD" w:rsidRDefault="660F03F3" w:rsidP="358E2A7D">
      <w:pPr>
        <w:jc w:val="both"/>
      </w:pPr>
      <w:r>
        <w:t xml:space="preserve">  </w:t>
      </w:r>
      <w:r w:rsidR="358E2A7D">
        <w:t>Dalam implementasinya, konfiguras</w:t>
      </w:r>
      <w:r w:rsidR="00FF2F52">
        <w:t>i</w:t>
      </w:r>
      <w:r w:rsidR="358E2A7D">
        <w:t xml:space="preserve"> dari pembagian</w:t>
      </w:r>
      <w:r w:rsidR="001532E5">
        <w:t xml:space="preserve"> </w:t>
      </w:r>
      <w:r w:rsidR="001532E5" w:rsidRPr="358E2A7D">
        <w:rPr>
          <w:i/>
          <w:iCs/>
        </w:rPr>
        <w:t>random</w:t>
      </w:r>
      <w:r w:rsidR="358E2A7D">
        <w:t xml:space="preserve"> </w:t>
      </w:r>
      <w:r w:rsidR="358E2A7D" w:rsidRPr="358E2A7D">
        <w:rPr>
          <w:i/>
          <w:iCs/>
        </w:rPr>
        <w:t xml:space="preserve">dataset training, validation, test </w:t>
      </w:r>
      <w:r w:rsidR="358E2A7D">
        <w:t>yang digunakan</w:t>
      </w:r>
      <w:r w:rsidR="00F8276C">
        <w:t xml:space="preserve"> untuk </w:t>
      </w:r>
      <w:r w:rsidR="00BA5D45">
        <w:t xml:space="preserve">semua eksperimen dengan data </w:t>
      </w:r>
      <w:r w:rsidR="00F8276C">
        <w:t>PlantVillage</w:t>
      </w:r>
      <w:r w:rsidR="358E2A7D">
        <w:t xml:space="preserve"> </w:t>
      </w:r>
      <w:r w:rsidR="00BA5D45">
        <w:t xml:space="preserve">secara berturut-turut </w:t>
      </w:r>
      <w:r w:rsidR="358E2A7D">
        <w:t xml:space="preserve">adalah </w:t>
      </w:r>
      <w:r w:rsidR="00F8276C">
        <w:t>70%, 20%, 10%.</w:t>
      </w:r>
      <w:r w:rsidR="00DB4939">
        <w:t xml:space="preserve"> </w:t>
      </w:r>
      <w:r w:rsidR="00DB4939" w:rsidRPr="358E2A7D">
        <w:rPr>
          <w:i/>
          <w:iCs/>
        </w:rPr>
        <w:t>Batch size</w:t>
      </w:r>
      <w:r w:rsidR="00DB4939">
        <w:t xml:space="preserve"> yang digunakan adalah 32.</w:t>
      </w:r>
      <w:r w:rsidR="00CA0D7A">
        <w:t xml:space="preserve"> Optimizer yang digunakan adalah Adam dengan </w:t>
      </w:r>
      <w:r w:rsidR="00CA0D7A" w:rsidRPr="358E2A7D">
        <w:rPr>
          <w:i/>
          <w:iCs/>
        </w:rPr>
        <w:t>learning rate</w:t>
      </w:r>
      <w:r w:rsidR="00CA0D7A">
        <w:t xml:space="preserve"> 0.01</w:t>
      </w:r>
      <w:r w:rsidR="00024B5A">
        <w:t xml:space="preserve">. </w:t>
      </w:r>
      <w:r w:rsidR="00024B5A" w:rsidRPr="358E2A7D">
        <w:rPr>
          <w:i/>
          <w:iCs/>
        </w:rPr>
        <w:t>Training</w:t>
      </w:r>
      <w:r w:rsidR="00024B5A">
        <w:t xml:space="preserve"> pada data PlantVillage dilakukan sebanyak 25 epoch</w:t>
      </w:r>
      <w:r w:rsidR="00C80449">
        <w:t>.</w:t>
      </w:r>
      <w:r w:rsidR="0083234A">
        <w:t xml:space="preserve"> </w:t>
      </w:r>
      <w:r w:rsidR="003B0827">
        <w:t>Pada Cropped PlantDoc hanya terdapat perbedaan pada pembagian data, yaitu</w:t>
      </w:r>
      <w:r w:rsidR="005528CA">
        <w:t xml:space="preserve"> data </w:t>
      </w:r>
      <w:r w:rsidR="005528CA" w:rsidRPr="358E2A7D">
        <w:rPr>
          <w:i/>
          <w:iCs/>
        </w:rPr>
        <w:t>training</w:t>
      </w:r>
      <w:r w:rsidR="005528CA">
        <w:t xml:space="preserve"> 65%</w:t>
      </w:r>
      <w:r w:rsidR="00360ACA">
        <w:t xml:space="preserve">, </w:t>
      </w:r>
      <w:r w:rsidR="00360ACA" w:rsidRPr="358E2A7D">
        <w:rPr>
          <w:i/>
          <w:iCs/>
        </w:rPr>
        <w:t>validation</w:t>
      </w:r>
      <w:r w:rsidR="00FC55C6">
        <w:t xml:space="preserve"> </w:t>
      </w:r>
      <w:r w:rsidR="0016602A">
        <w:t xml:space="preserve">15%, dan </w:t>
      </w:r>
      <w:r w:rsidR="0016602A" w:rsidRPr="358E2A7D">
        <w:rPr>
          <w:i/>
          <w:iCs/>
        </w:rPr>
        <w:t>testing</w:t>
      </w:r>
      <w:r w:rsidR="0016602A">
        <w:t xml:space="preserve"> 20%</w:t>
      </w:r>
      <w:r w:rsidR="004E6C5D">
        <w:t>, serta</w:t>
      </w:r>
      <w:r w:rsidR="002D4D38">
        <w:t xml:space="preserve"> </w:t>
      </w:r>
      <w:r w:rsidR="001E0015">
        <w:t>untuk jumlah epoch yang digunakan dalam training adalah 50</w:t>
      </w:r>
      <w:r w:rsidR="0016602A">
        <w:t>.</w:t>
      </w:r>
      <w:r w:rsidR="0013140D">
        <w:t xml:space="preserve"> Setiap proses </w:t>
      </w:r>
      <w:r w:rsidR="0013140D" w:rsidRPr="358E2A7D">
        <w:rPr>
          <w:i/>
          <w:iCs/>
        </w:rPr>
        <w:t>training</w:t>
      </w:r>
      <w:r w:rsidR="0013140D">
        <w:t xml:space="preserve"> </w:t>
      </w:r>
      <w:r w:rsidR="001D5F59">
        <w:t xml:space="preserve">dalam eksperimen ini juga diberikan </w:t>
      </w:r>
      <w:r w:rsidR="001D5F59" w:rsidRPr="358E2A7D">
        <w:rPr>
          <w:i/>
          <w:iCs/>
        </w:rPr>
        <w:t>checkpoint</w:t>
      </w:r>
      <w:r w:rsidR="001D5F59">
        <w:t xml:space="preserve"> untuk</w:t>
      </w:r>
      <w:r w:rsidR="00FA356A">
        <w:t xml:space="preserve"> menyimpan model dengan akurasi validasi terakhir yang paling baik.</w:t>
      </w:r>
    </w:p>
    <w:p w14:paraId="51ADB92F" w14:textId="799DCC80" w:rsidR="000E12CA" w:rsidRPr="0064053B" w:rsidRDefault="000E12CA" w:rsidP="003B0827">
      <w:pPr>
        <w:ind w:firstLine="14.20pt"/>
        <w:jc w:val="both"/>
      </w:pPr>
      <w:r>
        <w:t xml:space="preserve">Semua eksperimen dilakukan pada </w:t>
      </w:r>
      <w:r w:rsidR="007D772A">
        <w:rPr>
          <w:i/>
          <w:iCs/>
        </w:rPr>
        <w:t>platform</w:t>
      </w:r>
      <w:r w:rsidR="007D772A">
        <w:t xml:space="preserve"> Kaggle </w:t>
      </w:r>
      <w:r w:rsidR="00061420">
        <w:t xml:space="preserve">dengan menggunakan GPU T4 yang disediakan dalam </w:t>
      </w:r>
      <w:r w:rsidR="00061420">
        <w:rPr>
          <w:i/>
          <w:iCs/>
        </w:rPr>
        <w:t>platform</w:t>
      </w:r>
      <w:r w:rsidR="00061420">
        <w:t xml:space="preserve"> tersebut.</w:t>
      </w:r>
      <w:r w:rsidR="00374977">
        <w:t xml:space="preserve"> Selain itu</w:t>
      </w:r>
      <w:r w:rsidR="008B1C6A">
        <w:t>,</w:t>
      </w:r>
      <w:r w:rsidR="00374977">
        <w:t xml:space="preserve"> model yang digunakan dalam eksperimen ini adalah model</w:t>
      </w:r>
      <w:r w:rsidR="008B1C6A">
        <w:t xml:space="preserve"> EfficientNetV2-B0 dari </w:t>
      </w:r>
      <w:r w:rsidR="00AA6ABC">
        <w:t xml:space="preserve">Keras </w:t>
      </w:r>
      <w:r w:rsidR="008B1C6A">
        <w:t>Tensorflow</w:t>
      </w:r>
      <w:r w:rsidR="00AA6ABC">
        <w:t xml:space="preserve"> </w:t>
      </w:r>
      <w:r w:rsidR="00100FE1">
        <w:t xml:space="preserve"> </w:t>
      </w:r>
      <w:hyperlink w:anchor="fourteen" w:history="1">
        <w:r w:rsidR="00100FE1" w:rsidRPr="00100FE1">
          <w:rPr>
            <w:rStyle w:val="Hyperlink"/>
          </w:rPr>
          <w:t>[14]</w:t>
        </w:r>
      </w:hyperlink>
      <w:r w:rsidR="00100FE1">
        <w:t>. Model tersebut</w:t>
      </w:r>
      <w:r w:rsidR="00594989">
        <w:t xml:space="preserve"> dimodifikasi dengan dibuat bercabang</w:t>
      </w:r>
      <w:r w:rsidR="0064053B">
        <w:t xml:space="preserve"> dan parameter yang digunakan dalam model </w:t>
      </w:r>
      <w:r w:rsidR="006E2918">
        <w:t xml:space="preserve">untuk setiap eksperimen </w:t>
      </w:r>
      <w:r w:rsidR="0064053B">
        <w:t xml:space="preserve">adalah </w:t>
      </w:r>
      <w:r w:rsidR="0064053B" w:rsidRPr="008230C1">
        <w:rPr>
          <w:i/>
        </w:rPr>
        <w:t>width coe</w:t>
      </w:r>
      <w:r w:rsidR="0064053B">
        <w:rPr>
          <w:i/>
          <w:iCs/>
        </w:rPr>
        <w:t xml:space="preserve">fficient </w:t>
      </w:r>
      <w:r w:rsidR="0064053B">
        <w:t xml:space="preserve">0.5, </w:t>
      </w:r>
      <w:r w:rsidR="0064053B" w:rsidRPr="008230C1">
        <w:rPr>
          <w:i/>
        </w:rPr>
        <w:t>depth coefficient</w:t>
      </w:r>
      <w:r w:rsidR="0064053B">
        <w:t xml:space="preserve"> 0.5, dan </w:t>
      </w:r>
      <w:r w:rsidR="0064053B" w:rsidRPr="008230C1">
        <w:rPr>
          <w:i/>
        </w:rPr>
        <w:t>dropout rate</w:t>
      </w:r>
      <w:r w:rsidR="0064053B">
        <w:t xml:space="preserve"> 0.5</w:t>
      </w:r>
      <w:r w:rsidR="006E2918">
        <w:t>.</w:t>
      </w:r>
    </w:p>
    <w:p w14:paraId="36FC676C" w14:textId="77777777" w:rsidR="00BB6177" w:rsidRPr="00C5785E" w:rsidRDefault="00BB6177" w:rsidP="008230C1">
      <w:pPr>
        <w:jc w:val="both"/>
      </w:pPr>
    </w:p>
    <w:p w14:paraId="520BD2A3" w14:textId="2F489F14" w:rsidR="00474DFF" w:rsidRPr="009C259A" w:rsidRDefault="00474DFF" w:rsidP="00474DFF">
      <w:pPr>
        <w:pStyle w:val="Heading1"/>
      </w:pPr>
      <w:r>
        <w:t>hasil eksperimen</w:t>
      </w:r>
    </w:p>
    <w:p w14:paraId="2BBF1CD3" w14:textId="1A9EC89F" w:rsidR="1A150670" w:rsidRDefault="55510A17" w:rsidP="2A68F467">
      <w:pPr>
        <w:pStyle w:val="BodyText"/>
        <w:rPr>
          <w:lang w:val="en-US"/>
        </w:rPr>
      </w:pPr>
      <w:r w:rsidRPr="2A68F467">
        <w:rPr>
          <w:lang w:val="en-US"/>
        </w:rPr>
        <w:t>Berangkat dari penelitian yang dilakukan oleh Schuler et al.</w:t>
      </w:r>
      <w:r>
        <w:t xml:space="preserve"> </w:t>
      </w:r>
      <w:hyperlink w:anchor="eight">
        <w:r w:rsidRPr="2A68F467">
          <w:rPr>
            <w:rStyle w:val="Hyperlink"/>
          </w:rPr>
          <w:t>[8]</w:t>
        </w:r>
      </w:hyperlink>
      <w:r w:rsidRPr="2A68F467">
        <w:rPr>
          <w:lang w:val="en-US"/>
        </w:rPr>
        <w:t xml:space="preserve"> yang berhasil membuktikan bahwa penggunaan color space CIE Lab dan konsep model </w:t>
      </w:r>
      <w:r w:rsidR="11C130DF" w:rsidRPr="2A68F467">
        <w:rPr>
          <w:lang w:val="en-US"/>
        </w:rPr>
        <w:t xml:space="preserve">InceptionV3 yang </w:t>
      </w:r>
      <w:r w:rsidRPr="2A68F467">
        <w:rPr>
          <w:lang w:val="en-US"/>
        </w:rPr>
        <w:t xml:space="preserve">bercabang bisa memberikan hasil yang lebih baik, kami </w:t>
      </w:r>
      <w:r w:rsidR="6F6C0518" w:rsidRPr="2A68F467">
        <w:rPr>
          <w:lang w:val="en-US"/>
        </w:rPr>
        <w:t xml:space="preserve">berusaha mencari tahu </w:t>
      </w:r>
      <w:r w:rsidR="48B0BA22" w:rsidRPr="2A68F467">
        <w:rPr>
          <w:lang w:val="en-US"/>
        </w:rPr>
        <w:t xml:space="preserve">apakah metode serupa bisa diterapkan di EfficientNetV2. </w:t>
      </w:r>
    </w:p>
    <w:p w14:paraId="1E80240A" w14:textId="10DDCAB0" w:rsidR="088FD865" w:rsidRDefault="3FF7B5A1" w:rsidP="2A68F467">
      <w:pPr>
        <w:pStyle w:val="BodyText"/>
        <w:rPr>
          <w:lang w:val="en-US"/>
        </w:rPr>
      </w:pPr>
      <w:r w:rsidRPr="358E2A7D">
        <w:rPr>
          <w:lang w:val="en-US"/>
        </w:rPr>
        <w:t>Kami melakukan dua eksperimen utama, yaitu untuk mencari jumlah cabang yang dapat memberikan hasil yang paling optimal serta mencari jumlah proporsi pembagian filter akromatik dan kromatik yang paling optimal.</w:t>
      </w:r>
      <w:r w:rsidR="1BB0E8D7" w:rsidRPr="358E2A7D">
        <w:rPr>
          <w:lang w:val="en-US"/>
        </w:rPr>
        <w:t xml:space="preserve"> </w:t>
      </w:r>
      <w:r w:rsidR="2ABDF1D8" w:rsidRPr="358E2A7D">
        <w:rPr>
          <w:lang w:val="en-US"/>
        </w:rPr>
        <w:t xml:space="preserve">Pengujian dilakukan </w:t>
      </w:r>
      <w:r w:rsidR="713395AD" w:rsidRPr="358E2A7D">
        <w:rPr>
          <w:lang w:val="en-US"/>
        </w:rPr>
        <w:t xml:space="preserve">pada kedua dataset </w:t>
      </w:r>
      <w:r w:rsidR="1A733455" w:rsidRPr="358E2A7D">
        <w:rPr>
          <w:lang w:val="en-US"/>
        </w:rPr>
        <w:t xml:space="preserve">yan digunakan, yaitu </w:t>
      </w:r>
      <w:r w:rsidR="713395AD" w:rsidRPr="358E2A7D">
        <w:rPr>
          <w:lang w:val="en-US"/>
        </w:rPr>
        <w:t>PlantVillage dan Cropped</w:t>
      </w:r>
      <w:r w:rsidR="5A789A8C" w:rsidRPr="358E2A7D">
        <w:rPr>
          <w:lang w:val="en-US"/>
        </w:rPr>
        <w:t xml:space="preserve"> </w:t>
      </w:r>
      <w:r w:rsidR="713395AD" w:rsidRPr="358E2A7D">
        <w:rPr>
          <w:lang w:val="en-US"/>
        </w:rPr>
        <w:t>PlantDoc</w:t>
      </w:r>
      <w:r w:rsidR="2DE35ECF" w:rsidRPr="358E2A7D">
        <w:rPr>
          <w:lang w:val="en-US"/>
        </w:rPr>
        <w:t xml:space="preserve">. Kami kemudian melakukan </w:t>
      </w:r>
      <w:r w:rsidR="713395AD" w:rsidRPr="358E2A7D">
        <w:rPr>
          <w:lang w:val="en-US"/>
        </w:rPr>
        <w:t>pe</w:t>
      </w:r>
      <w:r w:rsidR="1B5AC3A7" w:rsidRPr="358E2A7D">
        <w:rPr>
          <w:lang w:val="en-US"/>
        </w:rPr>
        <w:t xml:space="preserve">ncatatan </w:t>
      </w:r>
      <w:r w:rsidR="6317A88F" w:rsidRPr="358E2A7D">
        <w:rPr>
          <w:lang w:val="en-US"/>
        </w:rPr>
        <w:t xml:space="preserve">terhadap </w:t>
      </w:r>
      <w:r w:rsidR="1B5AC3A7" w:rsidRPr="358E2A7D">
        <w:rPr>
          <w:lang w:val="en-US"/>
        </w:rPr>
        <w:t xml:space="preserve">hasil </w:t>
      </w:r>
      <w:r w:rsidR="713395AD" w:rsidRPr="358E2A7D">
        <w:rPr>
          <w:lang w:val="en-US"/>
        </w:rPr>
        <w:t xml:space="preserve">akurasi </w:t>
      </w:r>
      <w:r w:rsidR="625FB73C" w:rsidRPr="358E2A7D">
        <w:rPr>
          <w:lang w:val="en-US"/>
        </w:rPr>
        <w:t>yang didapat</w:t>
      </w:r>
      <w:r w:rsidR="6B77D02A" w:rsidRPr="358E2A7D">
        <w:rPr>
          <w:lang w:val="en-US"/>
        </w:rPr>
        <w:t xml:space="preserve"> pada </w:t>
      </w:r>
      <w:r w:rsidR="713395AD" w:rsidRPr="358E2A7D">
        <w:rPr>
          <w:lang w:val="en-US"/>
        </w:rPr>
        <w:t>data test</w:t>
      </w:r>
      <w:r w:rsidR="466BE43B" w:rsidRPr="358E2A7D">
        <w:rPr>
          <w:lang w:val="en-US"/>
        </w:rPr>
        <w:t>ing</w:t>
      </w:r>
      <w:r w:rsidR="713395AD" w:rsidRPr="358E2A7D">
        <w:rPr>
          <w:lang w:val="en-US"/>
        </w:rPr>
        <w:t xml:space="preserve"> beserta total waktu yang dibutuhkan</w:t>
      </w:r>
      <w:r w:rsidR="2562D3CD" w:rsidRPr="358E2A7D">
        <w:rPr>
          <w:lang w:val="en-US"/>
        </w:rPr>
        <w:t xml:space="preserve"> untuk training masing-masing model</w:t>
      </w:r>
      <w:r w:rsidR="713395AD" w:rsidRPr="358E2A7D">
        <w:rPr>
          <w:lang w:val="en-US"/>
        </w:rPr>
        <w:t>.</w:t>
      </w:r>
    </w:p>
    <w:p w14:paraId="20393B91" w14:textId="18DFFB99" w:rsidR="2A68F467" w:rsidRDefault="2A68F467" w:rsidP="2A68F467">
      <w:pPr>
        <w:pStyle w:val="BodyText"/>
        <w:rPr>
          <w:lang w:val="en-US"/>
        </w:rPr>
      </w:pPr>
    </w:p>
    <w:tbl>
      <w:tblPr>
        <w:tblStyle w:val="TableGrid"/>
        <w:tblW w:w="243pt" w:type="dxa"/>
        <w:tblBorders>
          <w:top w:val="single" w:sz="8" w:space="0" w:color="000000" w:themeColor="text1"/>
          <w:start w:val="single" w:sz="8" w:space="0" w:color="000000" w:themeColor="text1"/>
          <w:bottom w:val="single" w:sz="8" w:space="0" w:color="000000" w:themeColor="text1"/>
          <w:end w:val="single" w:sz="8" w:space="0" w:color="000000" w:themeColor="text1"/>
          <w:insideH w:val="single" w:sz="8" w:space="0" w:color="000000" w:themeColor="text1"/>
          <w:insideV w:val="single" w:sz="8" w:space="0" w:color="000000" w:themeColor="text1"/>
        </w:tblBorders>
        <w:tblLayout w:type="fixed"/>
        <w:tblLook w:firstRow="1" w:lastRow="0" w:firstColumn="1" w:lastColumn="0" w:noHBand="0" w:noVBand="1"/>
      </w:tblPr>
      <w:tblGrid>
        <w:gridCol w:w="1547"/>
        <w:gridCol w:w="1084"/>
        <w:gridCol w:w="1107"/>
        <w:gridCol w:w="1122"/>
      </w:tblGrid>
      <w:tr w:rsidR="0E224343" w14:paraId="0A3D3273" w14:textId="77777777" w:rsidTr="2A68F467">
        <w:trPr>
          <w:trHeight w:val="300"/>
        </w:trPr>
        <w:tc>
          <w:tcPr>
            <w:tcW w:w="77.35pt" w:type="dxa"/>
          </w:tcPr>
          <w:p w14:paraId="223BBE06" w14:textId="4881BA17" w:rsidR="36F22684" w:rsidRDefault="713395AD" w:rsidP="44CA41F1">
            <w:pPr>
              <w:pStyle w:val="BodyText"/>
              <w:ind w:firstLine="0pt"/>
              <w:jc w:val="center"/>
            </w:pPr>
            <w:r w:rsidRPr="6502F216">
              <w:rPr>
                <w:lang w:val="en-US"/>
              </w:rPr>
              <w:t>Model</w:t>
            </w:r>
          </w:p>
        </w:tc>
        <w:tc>
          <w:tcPr>
            <w:tcW w:w="54.20pt" w:type="dxa"/>
          </w:tcPr>
          <w:p w14:paraId="7E85BA2A" w14:textId="48BED384" w:rsidR="0E224343" w:rsidRDefault="19F237F7" w:rsidP="44CA41F1">
            <w:pPr>
              <w:pStyle w:val="BodyText"/>
              <w:ind w:firstLine="0pt"/>
              <w:jc w:val="center"/>
              <w:rPr>
                <w:lang w:val="en-US"/>
              </w:rPr>
            </w:pPr>
            <w:r w:rsidRPr="49757C1B">
              <w:rPr>
                <w:lang w:val="en-US"/>
              </w:rPr>
              <w:t xml:space="preserve">Test </w:t>
            </w:r>
            <w:r w:rsidR="49757C1B" w:rsidRPr="49757C1B">
              <w:rPr>
                <w:lang w:val="en-US"/>
              </w:rPr>
              <w:t>Accuracy (%)</w:t>
            </w:r>
          </w:p>
        </w:tc>
        <w:tc>
          <w:tcPr>
            <w:tcW w:w="55.35pt" w:type="dxa"/>
          </w:tcPr>
          <w:p w14:paraId="243FE423" w14:textId="728917C7" w:rsidR="0E224343" w:rsidRDefault="36F22684" w:rsidP="44CA41F1">
            <w:pPr>
              <w:pStyle w:val="BodyText"/>
              <w:ind w:firstLine="0pt"/>
              <w:jc w:val="center"/>
              <w:rPr>
                <w:lang w:val="en-US"/>
              </w:rPr>
            </w:pPr>
            <w:r w:rsidRPr="4663ED1D">
              <w:rPr>
                <w:lang w:val="en-US"/>
              </w:rPr>
              <w:t>Train time (</w:t>
            </w:r>
            <w:r w:rsidRPr="1F0DB9F3">
              <w:rPr>
                <w:lang w:val="en-US"/>
              </w:rPr>
              <w:t>seconds</w:t>
            </w:r>
            <w:r w:rsidR="08A6F39A" w:rsidRPr="6A73D653">
              <w:rPr>
                <w:lang w:val="en-US"/>
              </w:rPr>
              <w:t>)</w:t>
            </w:r>
          </w:p>
        </w:tc>
        <w:tc>
          <w:tcPr>
            <w:tcW w:w="56.10pt" w:type="dxa"/>
          </w:tcPr>
          <w:p w14:paraId="671BCEF6" w14:textId="51B9AAAE" w:rsidR="0E224343" w:rsidRDefault="36F22684" w:rsidP="44CA41F1">
            <w:pPr>
              <w:pStyle w:val="BodyText"/>
              <w:ind w:firstLine="0pt"/>
              <w:jc w:val="center"/>
              <w:rPr>
                <w:lang w:val="en-US"/>
              </w:rPr>
            </w:pPr>
            <w:r w:rsidRPr="36F5BAB8">
              <w:rPr>
                <w:lang w:val="en-US"/>
              </w:rPr>
              <w:t xml:space="preserve">Total </w:t>
            </w:r>
            <w:r w:rsidRPr="0C0DA607">
              <w:rPr>
                <w:lang w:val="en-US"/>
              </w:rPr>
              <w:t>parameters</w:t>
            </w:r>
          </w:p>
        </w:tc>
      </w:tr>
      <w:tr w:rsidR="694553F5" w14:paraId="1A465982" w14:textId="77777777" w:rsidTr="2A68F467">
        <w:trPr>
          <w:trHeight w:val="300"/>
        </w:trPr>
        <w:tc>
          <w:tcPr>
            <w:tcW w:w="77.35pt" w:type="dxa"/>
          </w:tcPr>
          <w:p w14:paraId="6AF6F3D4" w14:textId="77CDC741" w:rsidR="150BE645" w:rsidRDefault="150BE645" w:rsidP="4C388709">
            <w:pPr>
              <w:pStyle w:val="BodyText"/>
              <w:spacing w:after="0pt" w:line="12pt" w:lineRule="auto"/>
              <w:ind w:firstLine="0pt"/>
              <w:jc w:val="center"/>
              <w:rPr>
                <w:lang w:val="en-US"/>
              </w:rPr>
            </w:pPr>
            <w:r w:rsidRPr="6097AD32">
              <w:rPr>
                <w:lang w:val="en-US"/>
              </w:rPr>
              <w:t>EfficientNetV2</w:t>
            </w:r>
          </w:p>
          <w:p w14:paraId="0164659A" w14:textId="5EDD2536" w:rsidR="694553F5" w:rsidRDefault="150BE645" w:rsidP="4C388709">
            <w:pPr>
              <w:pStyle w:val="BodyText"/>
              <w:spacing w:after="0pt" w:line="12pt" w:lineRule="auto"/>
              <w:ind w:firstLine="0pt"/>
              <w:jc w:val="center"/>
              <w:rPr>
                <w:lang w:val="en-US"/>
              </w:rPr>
            </w:pPr>
            <w:r w:rsidRPr="1868D34C">
              <w:rPr>
                <w:lang w:val="en-US"/>
              </w:rPr>
              <w:t>(0 block)</w:t>
            </w:r>
          </w:p>
        </w:tc>
        <w:tc>
          <w:tcPr>
            <w:tcW w:w="54.20pt" w:type="dxa"/>
          </w:tcPr>
          <w:p w14:paraId="78FEB433" w14:textId="25BEF500" w:rsidR="694553F5" w:rsidRDefault="150BE645" w:rsidP="694553F5">
            <w:pPr>
              <w:pStyle w:val="BodyText"/>
              <w:ind w:firstLine="0pt"/>
              <w:jc w:val="center"/>
              <w:rPr>
                <w:lang w:val="en-US"/>
              </w:rPr>
            </w:pPr>
            <w:r w:rsidRPr="5B35BA0F">
              <w:rPr>
                <w:lang w:val="en-US"/>
              </w:rPr>
              <w:t>95.77</w:t>
            </w:r>
          </w:p>
        </w:tc>
        <w:tc>
          <w:tcPr>
            <w:tcW w:w="55.35pt" w:type="dxa"/>
          </w:tcPr>
          <w:p w14:paraId="4CE5411F" w14:textId="0E2ECAE1" w:rsidR="694553F5" w:rsidRDefault="2A68F467" w:rsidP="2A68F467">
            <w:pPr>
              <w:pStyle w:val="BodyText"/>
              <w:ind w:firstLine="0pt"/>
              <w:jc w:val="center"/>
              <w:rPr>
                <w:b/>
                <w:bCs/>
                <w:lang w:val="en-US"/>
              </w:rPr>
            </w:pPr>
            <w:r w:rsidRPr="2A68F467">
              <w:rPr>
                <w:b/>
                <w:bCs/>
                <w:lang w:val="en-US"/>
              </w:rPr>
              <w:t>1448</w:t>
            </w:r>
          </w:p>
        </w:tc>
        <w:tc>
          <w:tcPr>
            <w:tcW w:w="56.10pt" w:type="dxa"/>
          </w:tcPr>
          <w:p w14:paraId="3FD27F1B" w14:textId="145849B1" w:rsidR="694553F5" w:rsidRDefault="2838A9A2" w:rsidP="694553F5">
            <w:pPr>
              <w:pStyle w:val="BodyText"/>
              <w:ind w:firstLine="0pt"/>
              <w:jc w:val="center"/>
              <w:rPr>
                <w:lang w:val="en-US"/>
              </w:rPr>
            </w:pPr>
            <w:r w:rsidRPr="457121C9">
              <w:rPr>
                <w:lang w:val="en-US"/>
              </w:rPr>
              <w:t>803K</w:t>
            </w:r>
          </w:p>
        </w:tc>
      </w:tr>
      <w:tr w:rsidR="0E224343" w14:paraId="2649DB51" w14:textId="77777777" w:rsidTr="2A68F467">
        <w:trPr>
          <w:trHeight w:val="300"/>
        </w:trPr>
        <w:tc>
          <w:tcPr>
            <w:tcW w:w="77.35pt" w:type="dxa"/>
          </w:tcPr>
          <w:p w14:paraId="1E250FAD" w14:textId="3E57EBC1" w:rsidR="2703E1B3" w:rsidRDefault="1751A3F4" w:rsidP="4D86D2CF">
            <w:pPr>
              <w:pStyle w:val="BodyText"/>
              <w:spacing w:after="0pt" w:line="12pt" w:lineRule="auto"/>
              <w:ind w:firstLine="0pt"/>
              <w:jc w:val="center"/>
              <w:rPr>
                <w:lang w:val="en-US"/>
              </w:rPr>
            </w:pPr>
            <w:r w:rsidRPr="3F5D9788">
              <w:rPr>
                <w:lang w:val="en-US"/>
              </w:rPr>
              <w:t>EfficientNetV2</w:t>
            </w:r>
          </w:p>
          <w:p w14:paraId="274CA4C9" w14:textId="0FD28DE8" w:rsidR="0E224343" w:rsidRDefault="1751A3F4" w:rsidP="4D86D2CF">
            <w:pPr>
              <w:pStyle w:val="BodyText"/>
              <w:spacing w:after="0pt" w:line="12pt" w:lineRule="auto"/>
              <w:ind w:firstLine="0pt"/>
              <w:jc w:val="center"/>
              <w:rPr>
                <w:lang w:val="en-US"/>
              </w:rPr>
            </w:pPr>
            <w:r w:rsidRPr="5FE6BEA0">
              <w:rPr>
                <w:lang w:val="en-US"/>
              </w:rPr>
              <w:t>(</w:t>
            </w:r>
            <w:r w:rsidRPr="09527BB6">
              <w:rPr>
                <w:lang w:val="en-US"/>
              </w:rPr>
              <w:t>1 block)</w:t>
            </w:r>
          </w:p>
        </w:tc>
        <w:tc>
          <w:tcPr>
            <w:tcW w:w="54.20pt" w:type="dxa"/>
          </w:tcPr>
          <w:p w14:paraId="7FF1257F" w14:textId="6E957758" w:rsidR="0E224343" w:rsidRDefault="463B2CC7" w:rsidP="29628D18">
            <w:pPr>
              <w:pStyle w:val="BodyText"/>
              <w:ind w:firstLine="0pt"/>
              <w:jc w:val="center"/>
              <w:rPr>
                <w:lang w:val="en-US"/>
              </w:rPr>
            </w:pPr>
            <w:r w:rsidRPr="510AF782">
              <w:rPr>
                <w:lang w:val="en-US"/>
              </w:rPr>
              <w:t>95.</w:t>
            </w:r>
            <w:r w:rsidRPr="7D0AD25E">
              <w:rPr>
                <w:lang w:val="en-US"/>
              </w:rPr>
              <w:t>64</w:t>
            </w:r>
          </w:p>
        </w:tc>
        <w:tc>
          <w:tcPr>
            <w:tcW w:w="55.35pt" w:type="dxa"/>
          </w:tcPr>
          <w:p w14:paraId="58AF1400" w14:textId="46FC7475" w:rsidR="0E224343" w:rsidRDefault="2A68F467" w:rsidP="33044D64">
            <w:pPr>
              <w:pStyle w:val="BodyText"/>
              <w:ind w:firstLine="0pt"/>
              <w:jc w:val="center"/>
              <w:rPr>
                <w:lang w:val="en-US"/>
              </w:rPr>
            </w:pPr>
            <w:r w:rsidRPr="2A68F467">
              <w:rPr>
                <w:b/>
                <w:bCs/>
                <w:lang w:val="en-US"/>
              </w:rPr>
              <w:t>1448</w:t>
            </w:r>
          </w:p>
        </w:tc>
        <w:tc>
          <w:tcPr>
            <w:tcW w:w="56.10pt" w:type="dxa"/>
          </w:tcPr>
          <w:p w14:paraId="055FE744" w14:textId="4E418E2B" w:rsidR="0E224343" w:rsidRDefault="76BB38EC" w:rsidP="424F3B08">
            <w:pPr>
              <w:pStyle w:val="BodyText"/>
              <w:ind w:firstLine="0pt"/>
              <w:jc w:val="center"/>
              <w:rPr>
                <w:lang w:val="en-US"/>
              </w:rPr>
            </w:pPr>
            <w:r w:rsidRPr="6F96C43C">
              <w:rPr>
                <w:lang w:val="en-US"/>
              </w:rPr>
              <w:t>802K</w:t>
            </w:r>
          </w:p>
        </w:tc>
      </w:tr>
      <w:tr w:rsidR="0E224343" w14:paraId="4C1A17C1" w14:textId="77777777" w:rsidTr="2A68F467">
        <w:trPr>
          <w:trHeight w:val="300"/>
        </w:trPr>
        <w:tc>
          <w:tcPr>
            <w:tcW w:w="77.35pt" w:type="dxa"/>
          </w:tcPr>
          <w:p w14:paraId="7E199A22" w14:textId="3E57EBC1" w:rsidR="2703E1B3" w:rsidRDefault="756BD01B" w:rsidP="5BE3B2EA">
            <w:pPr>
              <w:pStyle w:val="BodyText"/>
              <w:spacing w:after="0pt" w:line="12pt" w:lineRule="auto"/>
              <w:ind w:firstLine="0pt"/>
              <w:jc w:val="center"/>
              <w:rPr>
                <w:lang w:val="en-US"/>
              </w:rPr>
            </w:pPr>
            <w:r w:rsidRPr="5BE3B2EA">
              <w:rPr>
                <w:lang w:val="en-US"/>
              </w:rPr>
              <w:t>EfficientNetV2</w:t>
            </w:r>
          </w:p>
          <w:p w14:paraId="6EA59266" w14:textId="40F03D21" w:rsidR="0E224343" w:rsidRDefault="756BD01B" w:rsidP="5BE3B2EA">
            <w:pPr>
              <w:pStyle w:val="BodyText"/>
              <w:spacing w:after="0pt" w:line="12pt" w:lineRule="auto"/>
              <w:ind w:firstLine="0pt"/>
              <w:jc w:val="center"/>
              <w:rPr>
                <w:lang w:val="en-US"/>
              </w:rPr>
            </w:pPr>
            <w:r w:rsidRPr="5BE3B2EA">
              <w:rPr>
                <w:lang w:val="en-US"/>
              </w:rPr>
              <w:t>(</w:t>
            </w:r>
            <w:r w:rsidRPr="6C190415">
              <w:rPr>
                <w:lang w:val="en-US"/>
              </w:rPr>
              <w:t>2</w:t>
            </w:r>
            <w:r w:rsidRPr="5BE3B2EA">
              <w:rPr>
                <w:lang w:val="en-US"/>
              </w:rPr>
              <w:t xml:space="preserve"> block)</w:t>
            </w:r>
          </w:p>
        </w:tc>
        <w:tc>
          <w:tcPr>
            <w:tcW w:w="54.20pt" w:type="dxa"/>
          </w:tcPr>
          <w:p w14:paraId="077049DA" w14:textId="2622B983" w:rsidR="0E224343" w:rsidRDefault="6519A2C1" w:rsidP="7D0AD25E">
            <w:pPr>
              <w:pStyle w:val="BodyText"/>
              <w:ind w:firstLine="0pt"/>
              <w:jc w:val="center"/>
              <w:rPr>
                <w:lang w:val="en-US"/>
              </w:rPr>
            </w:pPr>
            <w:r w:rsidRPr="456208FA">
              <w:rPr>
                <w:lang w:val="en-US"/>
              </w:rPr>
              <w:t>96.17</w:t>
            </w:r>
          </w:p>
        </w:tc>
        <w:tc>
          <w:tcPr>
            <w:tcW w:w="55.35pt" w:type="dxa"/>
          </w:tcPr>
          <w:p w14:paraId="2FE8358D" w14:textId="09AE06AD" w:rsidR="0E224343" w:rsidRDefault="2A68F467" w:rsidP="2A68F467">
            <w:pPr>
              <w:pStyle w:val="BodyText"/>
              <w:ind w:firstLine="0pt"/>
              <w:jc w:val="center"/>
              <w:rPr>
                <w:lang w:val="en-US"/>
              </w:rPr>
            </w:pPr>
            <w:r w:rsidRPr="2A68F467">
              <w:rPr>
                <w:lang w:val="en-US"/>
              </w:rPr>
              <w:t>1453</w:t>
            </w:r>
          </w:p>
        </w:tc>
        <w:tc>
          <w:tcPr>
            <w:tcW w:w="56.10pt" w:type="dxa"/>
          </w:tcPr>
          <w:p w14:paraId="4FD639CE" w14:textId="37759B64" w:rsidR="0E224343" w:rsidRDefault="7AD57528" w:rsidP="6F96C43C">
            <w:pPr>
              <w:pStyle w:val="BodyText"/>
              <w:ind w:firstLine="0pt"/>
              <w:jc w:val="center"/>
              <w:rPr>
                <w:lang w:val="en-US"/>
              </w:rPr>
            </w:pPr>
            <w:r w:rsidRPr="6F96C43C">
              <w:rPr>
                <w:lang w:val="en-US"/>
              </w:rPr>
              <w:t>802K</w:t>
            </w:r>
          </w:p>
        </w:tc>
      </w:tr>
      <w:tr w:rsidR="0E224343" w14:paraId="1765D7FB" w14:textId="77777777" w:rsidTr="2A68F467">
        <w:trPr>
          <w:trHeight w:val="300"/>
        </w:trPr>
        <w:tc>
          <w:tcPr>
            <w:tcW w:w="77.35pt" w:type="dxa"/>
          </w:tcPr>
          <w:p w14:paraId="0676197E" w14:textId="3E57EBC1" w:rsidR="2703E1B3" w:rsidRDefault="63FFD91F" w:rsidP="6C190415">
            <w:pPr>
              <w:pStyle w:val="BodyText"/>
              <w:spacing w:after="0pt" w:line="12pt" w:lineRule="auto"/>
              <w:ind w:firstLine="0pt"/>
              <w:jc w:val="center"/>
              <w:rPr>
                <w:lang w:val="en-US"/>
              </w:rPr>
            </w:pPr>
            <w:r w:rsidRPr="6C190415">
              <w:rPr>
                <w:lang w:val="en-US"/>
              </w:rPr>
              <w:lastRenderedPageBreak/>
              <w:t>EfficientNetV2</w:t>
            </w:r>
          </w:p>
          <w:p w14:paraId="182F83F0" w14:textId="6D66236B" w:rsidR="0E224343" w:rsidRDefault="63FFD91F" w:rsidP="6C190415">
            <w:pPr>
              <w:pStyle w:val="BodyText"/>
              <w:spacing w:after="0pt" w:line="12pt" w:lineRule="auto"/>
              <w:ind w:firstLine="0pt"/>
              <w:jc w:val="center"/>
              <w:rPr>
                <w:lang w:val="en-US"/>
              </w:rPr>
            </w:pPr>
            <w:r w:rsidRPr="6C190415">
              <w:rPr>
                <w:lang w:val="en-US"/>
              </w:rPr>
              <w:t>(</w:t>
            </w:r>
            <w:r w:rsidR="6D9B697A" w:rsidRPr="735C9ED7">
              <w:rPr>
                <w:lang w:val="en-US"/>
              </w:rPr>
              <w:t>3</w:t>
            </w:r>
            <w:r w:rsidRPr="6C190415">
              <w:rPr>
                <w:lang w:val="en-US"/>
              </w:rPr>
              <w:t xml:space="preserve"> block)</w:t>
            </w:r>
          </w:p>
        </w:tc>
        <w:tc>
          <w:tcPr>
            <w:tcW w:w="54.20pt" w:type="dxa"/>
          </w:tcPr>
          <w:p w14:paraId="34577EC7" w14:textId="47C57B7E" w:rsidR="0E224343" w:rsidRDefault="65AA8188" w:rsidP="1F8CB2D5">
            <w:pPr>
              <w:pStyle w:val="BodyText"/>
              <w:ind w:firstLine="0pt"/>
              <w:jc w:val="center"/>
              <w:rPr>
                <w:lang w:val="en-US"/>
              </w:rPr>
            </w:pPr>
            <w:r w:rsidRPr="1F8CB2D5">
              <w:rPr>
                <w:lang w:val="en-US"/>
              </w:rPr>
              <w:t>96.60</w:t>
            </w:r>
          </w:p>
        </w:tc>
        <w:tc>
          <w:tcPr>
            <w:tcW w:w="55.35pt" w:type="dxa"/>
          </w:tcPr>
          <w:p w14:paraId="5E5A95E4" w14:textId="6F78DFC4" w:rsidR="0E224343" w:rsidRDefault="368EBB82" w:rsidP="2EB6933E">
            <w:pPr>
              <w:pStyle w:val="BodyText"/>
              <w:ind w:firstLine="0pt"/>
              <w:jc w:val="center"/>
              <w:rPr>
                <w:lang w:val="en-US"/>
              </w:rPr>
            </w:pPr>
            <w:r w:rsidRPr="2EB6933E">
              <w:rPr>
                <w:lang w:val="en-US"/>
              </w:rPr>
              <w:t>1488</w:t>
            </w:r>
          </w:p>
        </w:tc>
        <w:tc>
          <w:tcPr>
            <w:tcW w:w="56.10pt" w:type="dxa"/>
          </w:tcPr>
          <w:p w14:paraId="11D7B1F8" w14:textId="5BC033E6" w:rsidR="0E224343" w:rsidRDefault="110DB01E" w:rsidP="6F96C43C">
            <w:pPr>
              <w:pStyle w:val="BodyText"/>
              <w:ind w:firstLine="0pt"/>
              <w:jc w:val="center"/>
              <w:rPr>
                <w:lang w:val="en-US"/>
              </w:rPr>
            </w:pPr>
            <w:r w:rsidRPr="52A9FE07">
              <w:rPr>
                <w:lang w:val="en-US"/>
              </w:rPr>
              <w:t>799K</w:t>
            </w:r>
          </w:p>
        </w:tc>
      </w:tr>
      <w:tr w:rsidR="0E224343" w14:paraId="379A71DA" w14:textId="77777777" w:rsidTr="2A68F467">
        <w:trPr>
          <w:trHeight w:val="300"/>
        </w:trPr>
        <w:tc>
          <w:tcPr>
            <w:tcW w:w="77.35pt" w:type="dxa"/>
          </w:tcPr>
          <w:p w14:paraId="6A5F261A" w14:textId="3E57EBC1" w:rsidR="2703E1B3" w:rsidRDefault="3F2BFBA2" w:rsidP="18B58EEB">
            <w:pPr>
              <w:pStyle w:val="BodyText"/>
              <w:spacing w:after="0pt" w:line="12pt" w:lineRule="auto"/>
              <w:ind w:firstLine="0pt"/>
              <w:jc w:val="center"/>
              <w:rPr>
                <w:lang w:val="en-US"/>
              </w:rPr>
            </w:pPr>
            <w:r w:rsidRPr="18B58EEB">
              <w:rPr>
                <w:lang w:val="en-US"/>
              </w:rPr>
              <w:t>EfficientNetV2</w:t>
            </w:r>
          </w:p>
          <w:p w14:paraId="0B37B08A" w14:textId="58B0A5CA" w:rsidR="0E224343" w:rsidRDefault="3F2BFBA2" w:rsidP="735C9ED7">
            <w:pPr>
              <w:pStyle w:val="BodyText"/>
              <w:spacing w:after="0pt" w:line="12pt" w:lineRule="auto"/>
              <w:ind w:firstLine="0pt"/>
              <w:jc w:val="center"/>
              <w:rPr>
                <w:lang w:val="en-US"/>
              </w:rPr>
            </w:pPr>
            <w:r w:rsidRPr="18B58EEB">
              <w:rPr>
                <w:lang w:val="en-US"/>
              </w:rPr>
              <w:t>(</w:t>
            </w:r>
            <w:r w:rsidRPr="735C9ED7">
              <w:rPr>
                <w:lang w:val="en-US"/>
              </w:rPr>
              <w:t>4</w:t>
            </w:r>
            <w:r w:rsidRPr="18B58EEB">
              <w:rPr>
                <w:lang w:val="en-US"/>
              </w:rPr>
              <w:t xml:space="preserve"> block)</w:t>
            </w:r>
          </w:p>
        </w:tc>
        <w:tc>
          <w:tcPr>
            <w:tcW w:w="54.20pt" w:type="dxa"/>
          </w:tcPr>
          <w:p w14:paraId="5BEA8582" w14:textId="2A3E57FF" w:rsidR="0E224343" w:rsidRDefault="5F0C4ED9" w:rsidP="1F8CB2D5">
            <w:pPr>
              <w:pStyle w:val="BodyText"/>
              <w:ind w:firstLine="0pt"/>
              <w:jc w:val="center"/>
              <w:rPr>
                <w:lang w:val="en-US"/>
              </w:rPr>
            </w:pPr>
            <w:r w:rsidRPr="650F5BB8">
              <w:rPr>
                <w:lang w:val="en-US"/>
              </w:rPr>
              <w:t>97.36</w:t>
            </w:r>
          </w:p>
        </w:tc>
        <w:tc>
          <w:tcPr>
            <w:tcW w:w="55.35pt" w:type="dxa"/>
          </w:tcPr>
          <w:p w14:paraId="38CCCBD0" w14:textId="59FCB87F" w:rsidR="0E224343" w:rsidRDefault="6DEE79F2" w:rsidP="2730A197">
            <w:pPr>
              <w:pStyle w:val="BodyText"/>
              <w:ind w:firstLine="0pt"/>
              <w:jc w:val="center"/>
              <w:rPr>
                <w:lang w:val="en-US"/>
              </w:rPr>
            </w:pPr>
            <w:r w:rsidRPr="49D9AD15">
              <w:rPr>
                <w:lang w:val="en-US"/>
              </w:rPr>
              <w:t>1463</w:t>
            </w:r>
          </w:p>
        </w:tc>
        <w:tc>
          <w:tcPr>
            <w:tcW w:w="56.10pt" w:type="dxa"/>
          </w:tcPr>
          <w:p w14:paraId="48604A56" w14:textId="54291563" w:rsidR="0E224343" w:rsidRDefault="64675B07" w:rsidP="782F9A88">
            <w:pPr>
              <w:pStyle w:val="BodyText"/>
              <w:ind w:firstLine="0pt"/>
              <w:jc w:val="center"/>
              <w:rPr>
                <w:b/>
                <w:lang w:val="en-US"/>
              </w:rPr>
            </w:pPr>
            <w:r w:rsidRPr="37C23C13">
              <w:rPr>
                <w:b/>
                <w:lang w:val="en-US"/>
              </w:rPr>
              <w:t>795K</w:t>
            </w:r>
          </w:p>
        </w:tc>
      </w:tr>
      <w:tr w:rsidR="7D84FDEB" w14:paraId="77E1C37E" w14:textId="77777777" w:rsidTr="2A68F467">
        <w:trPr>
          <w:trHeight w:val="300"/>
        </w:trPr>
        <w:tc>
          <w:tcPr>
            <w:tcW w:w="77.35pt" w:type="dxa"/>
          </w:tcPr>
          <w:p w14:paraId="5D8FAD15" w14:textId="4DFF6EF2" w:rsidR="40BFEB2E" w:rsidRDefault="552FC77F" w:rsidP="1FC61503">
            <w:pPr>
              <w:pStyle w:val="BodyText"/>
              <w:spacing w:after="0pt" w:line="12pt" w:lineRule="auto"/>
              <w:ind w:firstLine="0pt"/>
              <w:jc w:val="center"/>
              <w:rPr>
                <w:lang w:val="en-US"/>
              </w:rPr>
            </w:pPr>
            <w:r w:rsidRPr="552FC77F">
              <w:rPr>
                <w:lang w:val="en-US"/>
              </w:rPr>
              <w:t>Inc</w:t>
            </w:r>
            <w:r w:rsidR="6AAAA488" w:rsidRPr="552FC77F">
              <w:rPr>
                <w:lang w:val="en-US"/>
              </w:rPr>
              <w:t>ep</w:t>
            </w:r>
            <w:r w:rsidRPr="552FC77F">
              <w:rPr>
                <w:lang w:val="en-US"/>
              </w:rPr>
              <w:t>tion V3</w:t>
            </w:r>
          </w:p>
          <w:p w14:paraId="2A55794B" w14:textId="5C69F06F" w:rsidR="7D84FDEB" w:rsidRDefault="40BFEB2E" w:rsidP="1FC61503">
            <w:pPr>
              <w:pStyle w:val="BodyText"/>
              <w:spacing w:after="0pt" w:line="12pt" w:lineRule="auto"/>
              <w:ind w:firstLine="0pt"/>
              <w:jc w:val="center"/>
              <w:rPr>
                <w:lang w:val="en-US"/>
              </w:rPr>
            </w:pPr>
            <w:r w:rsidRPr="0C7ABB73">
              <w:rPr>
                <w:lang w:val="en-US"/>
              </w:rPr>
              <w:t xml:space="preserve">(Schuler </w:t>
            </w:r>
            <w:r w:rsidRPr="3871DADF">
              <w:rPr>
                <w:lang w:val="en-US"/>
              </w:rPr>
              <w:t>et al.)</w:t>
            </w:r>
          </w:p>
        </w:tc>
        <w:tc>
          <w:tcPr>
            <w:tcW w:w="54.20pt" w:type="dxa"/>
          </w:tcPr>
          <w:p w14:paraId="1020E5DB" w14:textId="1E3894BC" w:rsidR="7D84FDEB" w:rsidRDefault="0B249907" w:rsidP="7D84FDEB">
            <w:pPr>
              <w:pStyle w:val="BodyText"/>
              <w:ind w:firstLine="0pt"/>
              <w:jc w:val="center"/>
              <w:rPr>
                <w:b/>
                <w:bCs/>
                <w:lang w:val="en-US"/>
              </w:rPr>
            </w:pPr>
            <w:r w:rsidRPr="42AFE5C6">
              <w:rPr>
                <w:b/>
                <w:bCs/>
                <w:lang w:val="en-US"/>
              </w:rPr>
              <w:t>99.</w:t>
            </w:r>
            <w:r w:rsidRPr="5312914C">
              <w:rPr>
                <w:b/>
                <w:bCs/>
                <w:lang w:val="en-US"/>
              </w:rPr>
              <w:t>22</w:t>
            </w:r>
          </w:p>
        </w:tc>
        <w:tc>
          <w:tcPr>
            <w:tcW w:w="55.35pt" w:type="dxa"/>
          </w:tcPr>
          <w:p w14:paraId="51A3E0B1" w14:textId="4D4CE8D9" w:rsidR="7D84FDEB" w:rsidRDefault="0B249907" w:rsidP="7D84FDEB">
            <w:pPr>
              <w:pStyle w:val="BodyText"/>
              <w:ind w:firstLine="0pt"/>
              <w:jc w:val="center"/>
              <w:rPr>
                <w:b/>
                <w:bCs/>
                <w:lang w:val="en-US"/>
              </w:rPr>
            </w:pPr>
            <w:r w:rsidRPr="650F5BB8">
              <w:rPr>
                <w:lang w:val="en-US"/>
              </w:rPr>
              <w:t>3651</w:t>
            </w:r>
          </w:p>
        </w:tc>
        <w:tc>
          <w:tcPr>
            <w:tcW w:w="56.10pt" w:type="dxa"/>
          </w:tcPr>
          <w:p w14:paraId="4779EC70" w14:textId="571D73BF" w:rsidR="7D84FDEB" w:rsidRDefault="0B249907" w:rsidP="7D84FDEB">
            <w:pPr>
              <w:pStyle w:val="BodyText"/>
              <w:ind w:firstLine="0pt"/>
              <w:jc w:val="center"/>
              <w:rPr>
                <w:lang w:val="en-US"/>
              </w:rPr>
            </w:pPr>
            <w:r w:rsidRPr="27D0FB2C">
              <w:rPr>
                <w:lang w:val="en-US"/>
              </w:rPr>
              <w:t>4.84M</w:t>
            </w:r>
          </w:p>
        </w:tc>
      </w:tr>
    </w:tbl>
    <w:p w14:paraId="510F1C59" w14:textId="4F438739" w:rsidR="4D085E61" w:rsidRDefault="2A68F467" w:rsidP="499F8A3C">
      <w:pPr>
        <w:pStyle w:val="BodyText"/>
        <w:ind w:firstLine="0pt"/>
        <w:jc w:val="center"/>
        <w:rPr>
          <w:lang w:val="en-US"/>
        </w:rPr>
      </w:pPr>
      <w:r w:rsidRPr="2A68F467">
        <w:rPr>
          <w:b/>
          <w:bCs/>
          <w:lang w:val="en-US"/>
        </w:rPr>
        <w:t>Tab</w:t>
      </w:r>
      <w:r w:rsidR="126C340D" w:rsidRPr="2A68F467">
        <w:rPr>
          <w:b/>
          <w:bCs/>
          <w:lang w:val="en-US"/>
        </w:rPr>
        <w:t>el</w:t>
      </w:r>
      <w:r w:rsidR="42952C5B" w:rsidRPr="2A68F467">
        <w:rPr>
          <w:b/>
          <w:bCs/>
          <w:lang w:val="en-US"/>
        </w:rPr>
        <w:t xml:space="preserve"> </w:t>
      </w:r>
      <w:r w:rsidR="00BF33A1">
        <w:rPr>
          <w:b/>
          <w:bCs/>
          <w:lang w:val="en-US"/>
        </w:rPr>
        <w:t>3</w:t>
      </w:r>
      <w:r w:rsidR="42952C5B" w:rsidRPr="2A68F467">
        <w:rPr>
          <w:b/>
          <w:bCs/>
          <w:lang w:val="en-US"/>
        </w:rPr>
        <w:t>:</w:t>
      </w:r>
      <w:r w:rsidR="42952C5B" w:rsidRPr="2A68F467">
        <w:rPr>
          <w:lang w:val="en-US"/>
        </w:rPr>
        <w:t xml:space="preserve"> Test accuracy </w:t>
      </w:r>
      <w:r w:rsidR="1035BF2B" w:rsidRPr="2A68F467">
        <w:rPr>
          <w:lang w:val="en-US"/>
        </w:rPr>
        <w:t xml:space="preserve">dan </w:t>
      </w:r>
      <w:r w:rsidR="42952C5B" w:rsidRPr="2A68F467">
        <w:rPr>
          <w:lang w:val="en-US"/>
        </w:rPr>
        <w:t>training time untuk PlantVillage Dataset</w:t>
      </w:r>
    </w:p>
    <w:p w14:paraId="11BA36E2" w14:textId="0EEE30FD" w:rsidR="2A68F467" w:rsidRDefault="2A68F467" w:rsidP="2A68F467">
      <w:pPr>
        <w:pStyle w:val="BodyText"/>
        <w:ind w:firstLine="0pt"/>
        <w:jc w:val="center"/>
        <w:rPr>
          <w:lang w:val="en-US"/>
        </w:rPr>
      </w:pPr>
    </w:p>
    <w:tbl>
      <w:tblPr>
        <w:tblStyle w:val="TableGrid"/>
        <w:tblW w:w="0pt" w:type="dxa"/>
        <w:tblBorders>
          <w:top w:val="single" w:sz="8" w:space="0" w:color="000000" w:themeColor="text1"/>
          <w:bottom w:val="single" w:sz="8" w:space="0" w:color="000000" w:themeColor="text1"/>
          <w:insideH w:val="single" w:sz="8" w:space="0" w:color="000000" w:themeColor="text1"/>
          <w:insideV w:val="single" w:sz="8" w:space="0" w:color="000000" w:themeColor="text1"/>
        </w:tblBorders>
        <w:tblLook w:firstRow="1" w:lastRow="0" w:firstColumn="1" w:lastColumn="0" w:noHBand="0" w:noVBand="1"/>
      </w:tblPr>
      <w:tblGrid>
        <w:gridCol w:w="1557"/>
        <w:gridCol w:w="988"/>
        <w:gridCol w:w="1089"/>
        <w:gridCol w:w="1212"/>
      </w:tblGrid>
      <w:tr w:rsidR="2A68F467" w14:paraId="39AD8ED6" w14:textId="77777777" w:rsidTr="2A68F467">
        <w:trPr>
          <w:trHeight w:val="300"/>
        </w:trPr>
        <w:tc>
          <w:tcPr>
            <w:tcW w:w="77.85pt" w:type="dxa"/>
          </w:tcPr>
          <w:p w14:paraId="452D4872" w14:textId="05A2099A" w:rsidR="2A68F467" w:rsidRDefault="2A68F467" w:rsidP="2A68F467">
            <w:pPr>
              <w:pStyle w:val="BodyText"/>
              <w:ind w:firstLine="0pt"/>
              <w:jc w:val="center"/>
            </w:pPr>
            <w:r w:rsidRPr="2A68F467">
              <w:rPr>
                <w:lang w:val="en-US"/>
              </w:rPr>
              <w:t>Architecture</w:t>
            </w:r>
          </w:p>
        </w:tc>
        <w:tc>
          <w:tcPr>
            <w:tcW w:w="49.40pt" w:type="dxa"/>
          </w:tcPr>
          <w:p w14:paraId="18AA70AC" w14:textId="48BED384" w:rsidR="2A68F467" w:rsidRDefault="2A68F467" w:rsidP="2A68F467">
            <w:pPr>
              <w:pStyle w:val="BodyText"/>
              <w:ind w:firstLine="0pt"/>
              <w:jc w:val="center"/>
              <w:rPr>
                <w:lang w:val="en-US"/>
              </w:rPr>
            </w:pPr>
            <w:r w:rsidRPr="2A68F467">
              <w:rPr>
                <w:lang w:val="en-US"/>
              </w:rPr>
              <w:t>Test Accuracy (%)</w:t>
            </w:r>
          </w:p>
        </w:tc>
        <w:tc>
          <w:tcPr>
            <w:tcW w:w="54.45pt" w:type="dxa"/>
          </w:tcPr>
          <w:p w14:paraId="76B76B8B" w14:textId="728917C7" w:rsidR="2A68F467" w:rsidRDefault="2A68F467" w:rsidP="2A68F467">
            <w:pPr>
              <w:pStyle w:val="BodyText"/>
              <w:ind w:firstLine="0pt"/>
              <w:jc w:val="center"/>
              <w:rPr>
                <w:lang w:val="en-US"/>
              </w:rPr>
            </w:pPr>
            <w:r w:rsidRPr="2A68F467">
              <w:rPr>
                <w:lang w:val="en-US"/>
              </w:rPr>
              <w:t>Train time (seconds)</w:t>
            </w:r>
          </w:p>
        </w:tc>
        <w:tc>
          <w:tcPr>
            <w:tcW w:w="60.60pt" w:type="dxa"/>
          </w:tcPr>
          <w:p w14:paraId="69522767" w14:textId="51B9AAAE" w:rsidR="2A68F467" w:rsidRDefault="2A68F467" w:rsidP="2A68F467">
            <w:pPr>
              <w:pStyle w:val="BodyText"/>
              <w:ind w:firstLine="0pt"/>
              <w:jc w:val="center"/>
              <w:rPr>
                <w:lang w:val="en-US"/>
              </w:rPr>
            </w:pPr>
            <w:r w:rsidRPr="2A68F467">
              <w:rPr>
                <w:lang w:val="en-US"/>
              </w:rPr>
              <w:t>Total parameters</w:t>
            </w:r>
          </w:p>
        </w:tc>
      </w:tr>
      <w:tr w:rsidR="2A68F467" w14:paraId="09042F4F" w14:textId="77777777" w:rsidTr="2A68F467">
        <w:trPr>
          <w:trHeight w:val="367"/>
        </w:trPr>
        <w:tc>
          <w:tcPr>
            <w:tcW w:w="77.85pt" w:type="dxa"/>
          </w:tcPr>
          <w:p w14:paraId="39E3504C" w14:textId="40844C48" w:rsidR="00DC37D8" w:rsidRDefault="2A68F467" w:rsidP="00DC37D8">
            <w:pPr>
              <w:pStyle w:val="BodyText"/>
              <w:spacing w:after="0pt" w:line="12pt" w:lineRule="auto"/>
              <w:ind w:firstLine="0pt"/>
              <w:jc w:val="center"/>
              <w:rPr>
                <w:lang w:val="en-US"/>
              </w:rPr>
            </w:pPr>
            <w:r w:rsidRPr="2A68F467">
              <w:rPr>
                <w:lang w:val="en-US"/>
              </w:rPr>
              <w:t>0%L + 100%AB</w:t>
            </w:r>
            <w:r w:rsidR="00DC37D8">
              <w:rPr>
                <w:lang w:val="en-US"/>
              </w:rPr>
              <w:t xml:space="preserve"> </w:t>
            </w:r>
          </w:p>
        </w:tc>
        <w:tc>
          <w:tcPr>
            <w:tcW w:w="49.40pt" w:type="dxa"/>
          </w:tcPr>
          <w:p w14:paraId="79388CF6" w14:textId="725CFFE7" w:rsidR="7384B492" w:rsidRDefault="7384B492" w:rsidP="2A68F467">
            <w:pPr>
              <w:pStyle w:val="BodyText"/>
              <w:ind w:firstLine="0pt"/>
              <w:jc w:val="center"/>
              <w:rPr>
                <w:lang w:val="en-US"/>
              </w:rPr>
            </w:pPr>
            <w:r w:rsidRPr="2A68F467">
              <w:rPr>
                <w:lang w:val="en-US"/>
              </w:rPr>
              <w:t>95.35</w:t>
            </w:r>
          </w:p>
        </w:tc>
        <w:tc>
          <w:tcPr>
            <w:tcW w:w="54.45pt" w:type="dxa"/>
          </w:tcPr>
          <w:p w14:paraId="521F4CE4" w14:textId="2F72E79C" w:rsidR="22034BD5" w:rsidRDefault="22034BD5" w:rsidP="2A68F467">
            <w:pPr>
              <w:pStyle w:val="BodyText"/>
              <w:ind w:firstLine="0pt"/>
              <w:jc w:val="center"/>
              <w:rPr>
                <w:lang w:val="en-US"/>
              </w:rPr>
            </w:pPr>
            <w:r w:rsidRPr="2A68F467">
              <w:rPr>
                <w:lang w:val="en-US"/>
              </w:rPr>
              <w:t>1385</w:t>
            </w:r>
          </w:p>
        </w:tc>
        <w:tc>
          <w:tcPr>
            <w:tcW w:w="60.60pt" w:type="dxa"/>
          </w:tcPr>
          <w:p w14:paraId="08EFEE6E" w14:textId="6D286337" w:rsidR="2A68F467" w:rsidRDefault="2A68F467" w:rsidP="2A68F467">
            <w:pPr>
              <w:pStyle w:val="BodyText"/>
              <w:ind w:firstLine="0pt"/>
              <w:jc w:val="center"/>
              <w:rPr>
                <w:lang w:val="en-US"/>
              </w:rPr>
            </w:pPr>
            <w:r w:rsidRPr="2A68F467">
              <w:rPr>
                <w:lang w:val="en-US"/>
              </w:rPr>
              <w:t>803K</w:t>
            </w:r>
          </w:p>
        </w:tc>
      </w:tr>
      <w:tr w:rsidR="2A68F467" w14:paraId="1ABF2E2E" w14:textId="77777777" w:rsidTr="2A68F467">
        <w:trPr>
          <w:trHeight w:val="367"/>
        </w:trPr>
        <w:tc>
          <w:tcPr>
            <w:tcW w:w="77.85pt" w:type="dxa"/>
          </w:tcPr>
          <w:p w14:paraId="1B350AFA" w14:textId="77777777" w:rsidR="2A68F467" w:rsidRDefault="2A68F467" w:rsidP="2A68F467">
            <w:pPr>
              <w:pStyle w:val="BodyText"/>
              <w:spacing w:after="0pt" w:line="12pt" w:lineRule="auto"/>
              <w:ind w:firstLine="0pt"/>
              <w:jc w:val="center"/>
              <w:rPr>
                <w:lang w:val="en-US"/>
              </w:rPr>
            </w:pPr>
            <w:r w:rsidRPr="2A68F467">
              <w:rPr>
                <w:lang w:val="en-US"/>
              </w:rPr>
              <w:t>20%L + 80%AB</w:t>
            </w:r>
          </w:p>
          <w:p w14:paraId="54A7D7D2" w14:textId="2B465366" w:rsidR="00DC37D8" w:rsidRDefault="00DC37D8" w:rsidP="2A68F467">
            <w:pPr>
              <w:pStyle w:val="BodyText"/>
              <w:spacing w:after="0pt" w:line="12pt" w:lineRule="auto"/>
              <w:ind w:firstLine="0pt"/>
              <w:jc w:val="center"/>
              <w:rPr>
                <w:lang w:val="en-US"/>
              </w:rPr>
            </w:pPr>
            <w:r>
              <w:rPr>
                <w:lang w:val="en-US"/>
              </w:rPr>
              <w:t>(4 block)</w:t>
            </w:r>
          </w:p>
        </w:tc>
        <w:tc>
          <w:tcPr>
            <w:tcW w:w="49.40pt" w:type="dxa"/>
          </w:tcPr>
          <w:p w14:paraId="35236E9D" w14:textId="634278B4" w:rsidR="2A68F467" w:rsidRDefault="2A68F467" w:rsidP="2A68F467">
            <w:pPr>
              <w:pStyle w:val="BodyText"/>
              <w:ind w:firstLine="0pt"/>
              <w:jc w:val="center"/>
              <w:rPr>
                <w:b/>
                <w:bCs/>
                <w:lang w:val="en-US"/>
              </w:rPr>
            </w:pPr>
            <w:r w:rsidRPr="2A68F467">
              <w:rPr>
                <w:b/>
                <w:bCs/>
                <w:lang w:val="en-US"/>
              </w:rPr>
              <w:t>97.36</w:t>
            </w:r>
          </w:p>
        </w:tc>
        <w:tc>
          <w:tcPr>
            <w:tcW w:w="54.45pt" w:type="dxa"/>
          </w:tcPr>
          <w:p w14:paraId="27555C8E" w14:textId="2FF1F0FF" w:rsidR="2A68F467" w:rsidRDefault="2A68F467" w:rsidP="2A68F467">
            <w:pPr>
              <w:pStyle w:val="BodyText"/>
              <w:ind w:firstLine="0pt"/>
              <w:jc w:val="center"/>
              <w:rPr>
                <w:lang w:val="en-US"/>
              </w:rPr>
            </w:pPr>
            <w:r w:rsidRPr="2A68F467">
              <w:rPr>
                <w:lang w:val="en-US"/>
              </w:rPr>
              <w:t>1463</w:t>
            </w:r>
          </w:p>
        </w:tc>
        <w:tc>
          <w:tcPr>
            <w:tcW w:w="60.60pt" w:type="dxa"/>
          </w:tcPr>
          <w:p w14:paraId="30680806" w14:textId="365DD009" w:rsidR="2A68F467" w:rsidRDefault="2A68F467" w:rsidP="2A68F467">
            <w:pPr>
              <w:pStyle w:val="BodyText"/>
              <w:ind w:firstLine="0pt"/>
              <w:jc w:val="center"/>
            </w:pPr>
            <w:r w:rsidRPr="2A68F467">
              <w:rPr>
                <w:lang w:val="en-US"/>
              </w:rPr>
              <w:t>797K</w:t>
            </w:r>
          </w:p>
        </w:tc>
      </w:tr>
      <w:tr w:rsidR="2A68F467" w14:paraId="0C6B0481" w14:textId="77777777" w:rsidTr="2A68F467">
        <w:trPr>
          <w:trHeight w:val="300"/>
        </w:trPr>
        <w:tc>
          <w:tcPr>
            <w:tcW w:w="77.85pt" w:type="dxa"/>
          </w:tcPr>
          <w:p w14:paraId="72B57616" w14:textId="77777777" w:rsidR="2A68F467" w:rsidRDefault="2A68F467" w:rsidP="2A68F467">
            <w:pPr>
              <w:pStyle w:val="BodyText"/>
              <w:spacing w:after="0pt" w:line="12pt" w:lineRule="auto"/>
              <w:ind w:firstLine="0pt"/>
              <w:jc w:val="center"/>
              <w:rPr>
                <w:lang w:val="en-US"/>
              </w:rPr>
            </w:pPr>
            <w:r w:rsidRPr="2A68F467">
              <w:rPr>
                <w:lang w:val="en-US"/>
              </w:rPr>
              <w:t>50%L + 50%AB</w:t>
            </w:r>
          </w:p>
          <w:p w14:paraId="3C25F1FB" w14:textId="6933ECD2" w:rsidR="00DC37D8" w:rsidRDefault="00DC37D8" w:rsidP="2A68F467">
            <w:pPr>
              <w:pStyle w:val="BodyText"/>
              <w:spacing w:after="0pt" w:line="12pt" w:lineRule="auto"/>
              <w:ind w:firstLine="0pt"/>
              <w:jc w:val="center"/>
              <w:rPr>
                <w:lang w:val="en-US"/>
              </w:rPr>
            </w:pPr>
            <w:r>
              <w:rPr>
                <w:lang w:val="en-US"/>
              </w:rPr>
              <w:t>(4 block)</w:t>
            </w:r>
          </w:p>
        </w:tc>
        <w:tc>
          <w:tcPr>
            <w:tcW w:w="49.40pt" w:type="dxa"/>
          </w:tcPr>
          <w:p w14:paraId="549DFFB8" w14:textId="63607B48" w:rsidR="2A68F467" w:rsidRDefault="2A68F467" w:rsidP="2A68F467">
            <w:pPr>
              <w:pStyle w:val="BodyText"/>
              <w:ind w:firstLine="0pt"/>
              <w:jc w:val="center"/>
              <w:rPr>
                <w:lang w:val="en-US"/>
              </w:rPr>
            </w:pPr>
            <w:r w:rsidRPr="2A68F467">
              <w:rPr>
                <w:lang w:val="en-US"/>
              </w:rPr>
              <w:t>96.30</w:t>
            </w:r>
          </w:p>
        </w:tc>
        <w:tc>
          <w:tcPr>
            <w:tcW w:w="54.45pt" w:type="dxa"/>
          </w:tcPr>
          <w:p w14:paraId="27E60600" w14:textId="39EED5FA" w:rsidR="2A68F467" w:rsidRDefault="2A68F467" w:rsidP="2A68F467">
            <w:pPr>
              <w:pStyle w:val="BodyText"/>
              <w:ind w:firstLine="0pt"/>
              <w:jc w:val="center"/>
              <w:rPr>
                <w:b/>
                <w:bCs/>
                <w:lang w:val="en-US"/>
              </w:rPr>
            </w:pPr>
            <w:r w:rsidRPr="2A68F467">
              <w:rPr>
                <w:b/>
                <w:bCs/>
                <w:lang w:val="en-US"/>
              </w:rPr>
              <w:t>1487</w:t>
            </w:r>
          </w:p>
        </w:tc>
        <w:tc>
          <w:tcPr>
            <w:tcW w:w="60.60pt" w:type="dxa"/>
          </w:tcPr>
          <w:p w14:paraId="52A49698" w14:textId="638488D5" w:rsidR="2A68F467" w:rsidRDefault="2A68F467" w:rsidP="2A68F467">
            <w:pPr>
              <w:pStyle w:val="BodyText"/>
              <w:ind w:firstLine="0pt"/>
              <w:jc w:val="center"/>
              <w:rPr>
                <w:lang w:val="en-US"/>
              </w:rPr>
            </w:pPr>
            <w:r w:rsidRPr="2A68F467">
              <w:rPr>
                <w:lang w:val="en-US"/>
              </w:rPr>
              <w:t>792K</w:t>
            </w:r>
          </w:p>
        </w:tc>
      </w:tr>
      <w:tr w:rsidR="2A68F467" w14:paraId="47A8DECE" w14:textId="77777777" w:rsidTr="2A68F467">
        <w:trPr>
          <w:trHeight w:val="300"/>
        </w:trPr>
        <w:tc>
          <w:tcPr>
            <w:tcW w:w="77.85pt" w:type="dxa"/>
          </w:tcPr>
          <w:p w14:paraId="14DE710E" w14:textId="77777777" w:rsidR="2A68F467" w:rsidRDefault="2A68F467" w:rsidP="2A68F467">
            <w:pPr>
              <w:pStyle w:val="BodyText"/>
              <w:spacing w:after="0pt" w:line="12pt" w:lineRule="auto"/>
              <w:ind w:firstLine="0pt"/>
              <w:jc w:val="center"/>
              <w:rPr>
                <w:lang w:val="en-US"/>
              </w:rPr>
            </w:pPr>
            <w:r w:rsidRPr="2A68F467">
              <w:rPr>
                <w:lang w:val="en-US"/>
              </w:rPr>
              <w:t>80%L + 20%AB</w:t>
            </w:r>
          </w:p>
          <w:p w14:paraId="5F8633B9" w14:textId="482B6915" w:rsidR="00DC37D8" w:rsidRDefault="00DC37D8" w:rsidP="2A68F467">
            <w:pPr>
              <w:pStyle w:val="BodyText"/>
              <w:spacing w:after="0pt" w:line="12pt" w:lineRule="auto"/>
              <w:ind w:firstLine="0pt"/>
              <w:jc w:val="center"/>
            </w:pPr>
            <w:r>
              <w:t>(4 block)</w:t>
            </w:r>
          </w:p>
        </w:tc>
        <w:tc>
          <w:tcPr>
            <w:tcW w:w="49.40pt" w:type="dxa"/>
          </w:tcPr>
          <w:p w14:paraId="31A2CAE5" w14:textId="147FBDE4" w:rsidR="2A68F467" w:rsidRDefault="2A68F467" w:rsidP="2A68F467">
            <w:pPr>
              <w:pStyle w:val="BodyText"/>
              <w:ind w:firstLine="0pt"/>
              <w:jc w:val="center"/>
              <w:rPr>
                <w:lang w:val="en-US"/>
              </w:rPr>
            </w:pPr>
            <w:r w:rsidRPr="2A68F467">
              <w:rPr>
                <w:lang w:val="en-US"/>
              </w:rPr>
              <w:t>95.50</w:t>
            </w:r>
          </w:p>
        </w:tc>
        <w:tc>
          <w:tcPr>
            <w:tcW w:w="54.45pt" w:type="dxa"/>
          </w:tcPr>
          <w:p w14:paraId="12196A29" w14:textId="10B52607" w:rsidR="2A68F467" w:rsidRDefault="2A68F467" w:rsidP="2A68F467">
            <w:pPr>
              <w:pStyle w:val="BodyText"/>
              <w:ind w:firstLine="0pt"/>
              <w:jc w:val="center"/>
              <w:rPr>
                <w:lang w:val="en-US"/>
              </w:rPr>
            </w:pPr>
            <w:r w:rsidRPr="2A68F467">
              <w:rPr>
                <w:lang w:val="en-US"/>
              </w:rPr>
              <w:t>1479</w:t>
            </w:r>
          </w:p>
        </w:tc>
        <w:tc>
          <w:tcPr>
            <w:tcW w:w="60.60pt" w:type="dxa"/>
          </w:tcPr>
          <w:p w14:paraId="4154DA81" w14:textId="4CB66089" w:rsidR="2A68F467" w:rsidRDefault="2A68F467" w:rsidP="2A68F467">
            <w:pPr>
              <w:pStyle w:val="BodyText"/>
              <w:ind w:firstLine="0pt"/>
              <w:jc w:val="center"/>
              <w:rPr>
                <w:lang w:val="en-US"/>
              </w:rPr>
            </w:pPr>
            <w:r w:rsidRPr="2A68F467">
              <w:rPr>
                <w:lang w:val="en-US"/>
              </w:rPr>
              <w:t>795K</w:t>
            </w:r>
          </w:p>
        </w:tc>
      </w:tr>
      <w:tr w:rsidR="2A68F467" w14:paraId="7A04F0D4" w14:textId="77777777" w:rsidTr="2A68F467">
        <w:trPr>
          <w:trHeight w:val="300"/>
        </w:trPr>
        <w:tc>
          <w:tcPr>
            <w:tcW w:w="77.85pt" w:type="dxa"/>
          </w:tcPr>
          <w:p w14:paraId="66A8041B" w14:textId="02DBF853" w:rsidR="00DC37D8" w:rsidRDefault="2A68F467" w:rsidP="00DC37D8">
            <w:pPr>
              <w:pStyle w:val="BodyText"/>
              <w:spacing w:after="0pt" w:line="12pt" w:lineRule="auto"/>
              <w:ind w:firstLine="0pt"/>
              <w:jc w:val="center"/>
              <w:rPr>
                <w:lang w:val="en-US"/>
              </w:rPr>
            </w:pPr>
            <w:r w:rsidRPr="2A68F467">
              <w:rPr>
                <w:lang w:val="en-US"/>
              </w:rPr>
              <w:t>100%L + 0%AB</w:t>
            </w:r>
          </w:p>
        </w:tc>
        <w:tc>
          <w:tcPr>
            <w:tcW w:w="49.40pt" w:type="dxa"/>
          </w:tcPr>
          <w:p w14:paraId="3C0BDFF9" w14:textId="4D7383B0" w:rsidR="2A68F467" w:rsidRDefault="2A68F467" w:rsidP="2A68F467">
            <w:pPr>
              <w:pStyle w:val="BodyText"/>
              <w:ind w:firstLine="0pt"/>
              <w:jc w:val="center"/>
              <w:rPr>
                <w:lang w:val="en-US"/>
              </w:rPr>
            </w:pPr>
            <w:r w:rsidRPr="2A68F467">
              <w:rPr>
                <w:lang w:val="en-US"/>
              </w:rPr>
              <w:t>91.00</w:t>
            </w:r>
          </w:p>
        </w:tc>
        <w:tc>
          <w:tcPr>
            <w:tcW w:w="54.45pt" w:type="dxa"/>
          </w:tcPr>
          <w:p w14:paraId="08337AA4" w14:textId="15E96082" w:rsidR="2A68F467" w:rsidRDefault="2A68F467" w:rsidP="2A68F467">
            <w:pPr>
              <w:pStyle w:val="BodyText"/>
              <w:ind w:firstLine="0pt"/>
              <w:jc w:val="center"/>
              <w:rPr>
                <w:lang w:val="en-US"/>
              </w:rPr>
            </w:pPr>
            <w:r w:rsidRPr="2A68F467">
              <w:rPr>
                <w:lang w:val="en-US"/>
              </w:rPr>
              <w:t>1381</w:t>
            </w:r>
          </w:p>
        </w:tc>
        <w:tc>
          <w:tcPr>
            <w:tcW w:w="60.60pt" w:type="dxa"/>
          </w:tcPr>
          <w:p w14:paraId="138E6D17" w14:textId="17762F43" w:rsidR="2A68F467" w:rsidRDefault="2A68F467" w:rsidP="2A68F467">
            <w:pPr>
              <w:pStyle w:val="BodyText"/>
              <w:ind w:firstLine="0pt"/>
              <w:jc w:val="center"/>
              <w:rPr>
                <w:b/>
                <w:bCs/>
                <w:lang w:val="en-US"/>
              </w:rPr>
            </w:pPr>
            <w:r w:rsidRPr="2A68F467">
              <w:rPr>
                <w:b/>
                <w:bCs/>
                <w:lang w:val="en-US"/>
              </w:rPr>
              <w:t>803K</w:t>
            </w:r>
          </w:p>
        </w:tc>
      </w:tr>
    </w:tbl>
    <w:p w14:paraId="3CAF6758" w14:textId="3A5FCC8F" w:rsidR="300802A7" w:rsidRDefault="300802A7" w:rsidP="2A68F467">
      <w:pPr>
        <w:pStyle w:val="BodyText"/>
        <w:ind w:firstLine="0pt"/>
        <w:jc w:val="center"/>
        <w:rPr>
          <w:lang w:val="en-US"/>
        </w:rPr>
      </w:pPr>
      <w:r w:rsidRPr="2A68F467">
        <w:rPr>
          <w:b/>
          <w:bCs/>
          <w:lang w:val="en-US"/>
        </w:rPr>
        <w:t xml:space="preserve">Tabel </w:t>
      </w:r>
      <w:r w:rsidR="00BF33A1">
        <w:rPr>
          <w:b/>
          <w:bCs/>
          <w:lang w:val="en-US"/>
        </w:rPr>
        <w:t>4</w:t>
      </w:r>
      <w:r w:rsidRPr="2A68F467">
        <w:rPr>
          <w:b/>
          <w:bCs/>
          <w:lang w:val="en-US"/>
        </w:rPr>
        <w:t>:</w:t>
      </w:r>
      <w:r w:rsidRPr="2A68F467">
        <w:rPr>
          <w:lang w:val="en-US"/>
        </w:rPr>
        <w:t xml:space="preserve"> Efek perbandingan filter pada PlantVillage Dataset</w:t>
      </w:r>
    </w:p>
    <w:p w14:paraId="2B7B6021" w14:textId="366B654D" w:rsidR="2A68F467" w:rsidRDefault="2A68F467" w:rsidP="2A68F467">
      <w:pPr>
        <w:pStyle w:val="BodyText"/>
        <w:ind w:firstLine="0pt"/>
        <w:jc w:val="center"/>
        <w:rPr>
          <w:lang w:val="en-US"/>
        </w:rPr>
      </w:pPr>
    </w:p>
    <w:p w14:paraId="0ACE2E36" w14:textId="56F7485D" w:rsidR="4D085E61" w:rsidRDefault="1199CD09" w:rsidP="358E2A7D">
      <w:pPr>
        <w:pStyle w:val="BodyText"/>
        <w:ind w:firstLine="0pt"/>
        <w:rPr>
          <w:lang w:val="en-US"/>
        </w:rPr>
      </w:pPr>
      <w:r w:rsidRPr="358E2A7D">
        <w:rPr>
          <w:lang w:val="en-US"/>
        </w:rPr>
        <w:t xml:space="preserve">  </w:t>
      </w:r>
      <w:r w:rsidR="358E2A7D" w:rsidRPr="358E2A7D">
        <w:rPr>
          <w:lang w:val="en-US"/>
        </w:rPr>
        <w:t>Dari eksperimen yang kami lakukan pada dataset</w:t>
      </w:r>
      <w:r w:rsidR="011ADEF9" w:rsidRPr="358E2A7D">
        <w:rPr>
          <w:lang w:val="en-US"/>
        </w:rPr>
        <w:t xml:space="preserve"> </w:t>
      </w:r>
      <w:r w:rsidR="358E2A7D" w:rsidRPr="358E2A7D">
        <w:rPr>
          <w:lang w:val="en-US"/>
        </w:rPr>
        <w:t xml:space="preserve">PlantVillage, model EfficientNetV2 mampu menghasilkan akurasi terbaik ketika dilakukan percabangan pada 4 block pertama. </w:t>
      </w:r>
      <w:r w:rsidR="292E79D2" w:rsidRPr="358E2A7D">
        <w:rPr>
          <w:lang w:val="en-US"/>
        </w:rPr>
        <w:t>Meskipun belum dapat mengalahkan model InceptionV3 milik Schuler, model kami memiliki jumlah parameter yang jauh lebih kecil sehingga waktu yang dibutuhkan untuk training juga jauh lebih cepat</w:t>
      </w:r>
      <w:r w:rsidR="150E8D6A" w:rsidRPr="358E2A7D">
        <w:rPr>
          <w:lang w:val="en-US"/>
        </w:rPr>
        <w:t xml:space="preserve">. </w:t>
      </w:r>
      <w:r w:rsidR="080130C9" w:rsidRPr="358E2A7D">
        <w:rPr>
          <w:lang w:val="en-US"/>
        </w:rPr>
        <w:t xml:space="preserve">Hal ini menjadi penting mengingat kemampuan device yang </w:t>
      </w:r>
      <w:r w:rsidR="0DC8D72D" w:rsidRPr="358E2A7D">
        <w:rPr>
          <w:lang w:val="en-US"/>
        </w:rPr>
        <w:t xml:space="preserve">digunakan di lapangan </w:t>
      </w:r>
      <w:r w:rsidR="0AC2CF3E" w:rsidRPr="358E2A7D">
        <w:rPr>
          <w:lang w:val="en-US"/>
        </w:rPr>
        <w:t>sangat bervariasi</w:t>
      </w:r>
      <w:r w:rsidR="0DC8D72D" w:rsidRPr="358E2A7D">
        <w:rPr>
          <w:lang w:val="en-US"/>
        </w:rPr>
        <w:t>.</w:t>
      </w:r>
    </w:p>
    <w:p w14:paraId="6A352851" w14:textId="242E9658" w:rsidR="00C74FF0" w:rsidRDefault="04639C1F" w:rsidP="358E2A7D">
      <w:pPr>
        <w:pStyle w:val="BodyText"/>
        <w:ind w:firstLine="0pt"/>
        <w:rPr>
          <w:lang w:val="en-US"/>
        </w:rPr>
      </w:pPr>
      <w:r w:rsidRPr="358E2A7D">
        <w:rPr>
          <w:lang w:val="en-US"/>
        </w:rPr>
        <w:t xml:space="preserve">  </w:t>
      </w:r>
      <w:r w:rsidR="36D0E5C1" w:rsidRPr="358E2A7D">
        <w:rPr>
          <w:lang w:val="en-US"/>
        </w:rPr>
        <w:t xml:space="preserve"> </w:t>
      </w:r>
      <w:r w:rsidR="358E2A7D" w:rsidRPr="358E2A7D">
        <w:rPr>
          <w:lang w:val="en-US"/>
        </w:rPr>
        <w:t xml:space="preserve">Eksperimen kami </w:t>
      </w:r>
      <w:r w:rsidR="40B8F6DF" w:rsidRPr="358E2A7D">
        <w:rPr>
          <w:lang w:val="en-US"/>
        </w:rPr>
        <w:t xml:space="preserve">juga </w:t>
      </w:r>
      <w:r w:rsidR="358E2A7D" w:rsidRPr="358E2A7D">
        <w:rPr>
          <w:lang w:val="en-US"/>
        </w:rPr>
        <w:t>mendukung hasil eksperimen yang dilakukan oleh Schuler dimana kontribusi AB channel yang lebih b</w:t>
      </w:r>
      <w:r w:rsidR="5C6C5C54" w:rsidRPr="358E2A7D">
        <w:rPr>
          <w:lang w:val="en-US"/>
        </w:rPr>
        <w:t xml:space="preserve">esar akan memberikan hasil model yang lebih baik. Berdasarkan eksperimen kami, hasil terbaik didapatkan jika 50% - 80% filter dimasukkan pada AB channel. </w:t>
      </w:r>
      <w:r w:rsidR="1CF99E1B" w:rsidRPr="358E2A7D">
        <w:rPr>
          <w:lang w:val="en-US"/>
        </w:rPr>
        <w:t>Kami juga mencoba menggunakan salah satu cabang saj</w:t>
      </w:r>
      <w:r w:rsidR="78014A3A" w:rsidRPr="358E2A7D">
        <w:rPr>
          <w:lang w:val="en-US"/>
        </w:rPr>
        <w:t xml:space="preserve">a, 100%L serta 100%AB. Hasil yang kami dapatkan membuktikan bahwa AB channel memberikan pengaruh yang lebih besar dalam kemampuan model </w:t>
      </w:r>
      <w:r w:rsidR="36AA4A6C" w:rsidRPr="358E2A7D">
        <w:rPr>
          <w:lang w:val="en-US"/>
        </w:rPr>
        <w:t>melakukan klasifikasi</w:t>
      </w:r>
      <w:r w:rsidR="78014A3A" w:rsidRPr="358E2A7D">
        <w:rPr>
          <w:lang w:val="en-US"/>
        </w:rPr>
        <w:t xml:space="preserve">. </w:t>
      </w:r>
    </w:p>
    <w:p w14:paraId="22387E52" w14:textId="1DBA973C" w:rsidR="00550391" w:rsidRPr="00D63EFB" w:rsidRDefault="00EE5527" w:rsidP="00EE5527">
      <w:pPr>
        <w:pStyle w:val="BodyText"/>
        <w:ind w:firstLine="7.10pt"/>
        <w:rPr>
          <w:lang w:val="en-US"/>
        </w:rPr>
      </w:pPr>
      <w:r>
        <w:rPr>
          <w:lang w:val="en-US"/>
        </w:rPr>
        <w:t>Berdasarkan kombinasi</w:t>
      </w:r>
      <w:r w:rsidR="0037035A">
        <w:rPr>
          <w:lang w:val="en-US"/>
        </w:rPr>
        <w:t xml:space="preserve"> terbaik</w:t>
      </w:r>
      <w:r>
        <w:rPr>
          <w:lang w:val="en-US"/>
        </w:rPr>
        <w:t xml:space="preserve"> yang sudah ditemukan tersebut</w:t>
      </w:r>
      <w:r w:rsidR="001A159B">
        <w:rPr>
          <w:lang w:val="en-US"/>
        </w:rPr>
        <w:t xml:space="preserve"> (</w:t>
      </w:r>
      <w:r w:rsidR="0037035A">
        <w:rPr>
          <w:lang w:val="en-US"/>
        </w:rPr>
        <w:t xml:space="preserve">4 </w:t>
      </w:r>
      <w:r w:rsidR="0037035A">
        <w:rPr>
          <w:i/>
          <w:iCs/>
          <w:lang w:val="en-US"/>
        </w:rPr>
        <w:t xml:space="preserve">block </w:t>
      </w:r>
      <w:r w:rsidR="0037035A">
        <w:rPr>
          <w:lang w:val="en-US"/>
        </w:rPr>
        <w:t>cabang dan 20%L 80%AB</w:t>
      </w:r>
      <w:r w:rsidR="001A159B">
        <w:rPr>
          <w:lang w:val="en-US"/>
        </w:rPr>
        <w:t>)</w:t>
      </w:r>
      <w:r>
        <w:rPr>
          <w:lang w:val="en-US"/>
        </w:rPr>
        <w:t>, kami juga mencoba melakukan training pada model</w:t>
      </w:r>
      <w:r w:rsidR="001A159B">
        <w:rPr>
          <w:lang w:val="en-US"/>
        </w:rPr>
        <w:t xml:space="preserve"> EfficientNetV2-B0</w:t>
      </w:r>
      <w:r w:rsidR="0037035A">
        <w:rPr>
          <w:lang w:val="en-US"/>
        </w:rPr>
        <w:t xml:space="preserve"> yang </w:t>
      </w:r>
      <w:r w:rsidR="0037035A">
        <w:rPr>
          <w:i/>
          <w:iCs/>
          <w:lang w:val="en-US"/>
        </w:rPr>
        <w:t xml:space="preserve">width coefficient </w:t>
      </w:r>
      <w:r w:rsidR="0037035A">
        <w:rPr>
          <w:lang w:val="en-US"/>
        </w:rPr>
        <w:t xml:space="preserve">dan </w:t>
      </w:r>
      <w:r w:rsidR="0037035A">
        <w:rPr>
          <w:i/>
          <w:iCs/>
          <w:lang w:val="en-US"/>
        </w:rPr>
        <w:t>depth coefficient</w:t>
      </w:r>
      <w:r w:rsidR="0037035A">
        <w:rPr>
          <w:lang w:val="en-US"/>
        </w:rPr>
        <w:t>-nya</w:t>
      </w:r>
      <w:r w:rsidR="00F972DB">
        <w:rPr>
          <w:lang w:val="en-US"/>
        </w:rPr>
        <w:t xml:space="preserve"> tidak kami ubah, yaitu keduanya satu. </w:t>
      </w:r>
      <w:r w:rsidR="00D001C6">
        <w:rPr>
          <w:lang w:val="en-US"/>
        </w:rPr>
        <w:t xml:space="preserve">Dengan jumlah parameter yang jauh lebih banyak yaitu </w:t>
      </w:r>
      <w:r w:rsidR="000241A1">
        <w:rPr>
          <w:lang w:val="en-US"/>
        </w:rPr>
        <w:t xml:space="preserve">5.937.228 dan lama </w:t>
      </w:r>
      <w:r w:rsidR="000241A1">
        <w:rPr>
          <w:i/>
          <w:iCs/>
          <w:lang w:val="en-US"/>
        </w:rPr>
        <w:t>training</w:t>
      </w:r>
      <w:r w:rsidR="000241A1">
        <w:rPr>
          <w:lang w:val="en-US"/>
        </w:rPr>
        <w:t xml:space="preserve"> 2529 detik</w:t>
      </w:r>
      <w:r w:rsidR="00DC37D8">
        <w:rPr>
          <w:lang w:val="en-US"/>
        </w:rPr>
        <w:t xml:space="preserve">, hasil </w:t>
      </w:r>
      <w:r w:rsidR="00FB7529">
        <w:rPr>
          <w:lang w:val="en-US"/>
        </w:rPr>
        <w:t>akurasi tes yang didapatkan masih lebih rendah</w:t>
      </w:r>
      <w:r w:rsidR="004D1B50">
        <w:rPr>
          <w:lang w:val="en-US"/>
        </w:rPr>
        <w:t xml:space="preserve"> 1%</w:t>
      </w:r>
      <w:r w:rsidR="00D63EFB">
        <w:rPr>
          <w:lang w:val="en-US"/>
        </w:rPr>
        <w:t xml:space="preserve"> daripada EfficientNetV2-B0 dengan </w:t>
      </w:r>
      <w:r w:rsidR="00D63EFB">
        <w:rPr>
          <w:i/>
          <w:iCs/>
          <w:lang w:val="en-US"/>
        </w:rPr>
        <w:t xml:space="preserve">width </w:t>
      </w:r>
      <w:r w:rsidR="00D63EFB">
        <w:rPr>
          <w:lang w:val="en-US"/>
        </w:rPr>
        <w:t xml:space="preserve">dan </w:t>
      </w:r>
      <w:r w:rsidR="00D63EFB">
        <w:rPr>
          <w:i/>
          <w:iCs/>
          <w:lang w:val="en-US"/>
        </w:rPr>
        <w:t>depth coefficient</w:t>
      </w:r>
      <w:r w:rsidR="00D63EFB">
        <w:rPr>
          <w:lang w:val="en-US"/>
        </w:rPr>
        <w:t xml:space="preserve"> 0.5 yang waktu training dan </w:t>
      </w:r>
      <w:r w:rsidR="00E840AF">
        <w:rPr>
          <w:lang w:val="en-US"/>
        </w:rPr>
        <w:t>jumlah parameternya</w:t>
      </w:r>
      <w:r w:rsidR="008F297F">
        <w:rPr>
          <w:lang w:val="en-US"/>
        </w:rPr>
        <w:t xml:space="preserve"> jauh lebih rendah.</w:t>
      </w:r>
    </w:p>
    <w:p w14:paraId="7DB7F292" w14:textId="1A46152B" w:rsidR="00C74FF0" w:rsidRDefault="00C74FF0" w:rsidP="2A68F467">
      <w:pPr>
        <w:pStyle w:val="BodyText"/>
        <w:ind w:firstLine="36pt"/>
        <w:rPr>
          <w:lang w:val="en-US"/>
        </w:rPr>
      </w:pPr>
    </w:p>
    <w:tbl>
      <w:tblPr>
        <w:tblStyle w:val="TableGrid"/>
        <w:tblW w:w="0pt" w:type="dxa"/>
        <w:tblBorders>
          <w:top w:val="single" w:sz="8" w:space="0" w:color="000000" w:themeColor="text1"/>
          <w:bottom w:val="single" w:sz="8" w:space="0" w:color="000000" w:themeColor="text1"/>
          <w:insideH w:val="single" w:sz="8" w:space="0" w:color="000000" w:themeColor="text1"/>
          <w:insideV w:val="single" w:sz="8" w:space="0" w:color="000000" w:themeColor="text1"/>
        </w:tblBorders>
        <w:tblLook w:firstRow="1" w:lastRow="0" w:firstColumn="1" w:lastColumn="0" w:noHBand="0" w:noVBand="1"/>
      </w:tblPr>
      <w:tblGrid>
        <w:gridCol w:w="1563"/>
        <w:gridCol w:w="988"/>
        <w:gridCol w:w="1091"/>
        <w:gridCol w:w="1214"/>
      </w:tblGrid>
      <w:tr w:rsidR="2A68F467" w14:paraId="2D85385F" w14:textId="77777777" w:rsidTr="2A68F467">
        <w:trPr>
          <w:trHeight w:val="300"/>
        </w:trPr>
        <w:tc>
          <w:tcPr>
            <w:tcW w:w="78.25pt" w:type="dxa"/>
          </w:tcPr>
          <w:p w14:paraId="5C47617B" w14:textId="4881BA17" w:rsidR="2A68F467" w:rsidRDefault="2A68F467" w:rsidP="2A68F467">
            <w:pPr>
              <w:pStyle w:val="BodyText"/>
              <w:ind w:firstLine="0pt"/>
              <w:jc w:val="center"/>
            </w:pPr>
            <w:r w:rsidRPr="2A68F467">
              <w:rPr>
                <w:lang w:val="en-US"/>
              </w:rPr>
              <w:t>Model</w:t>
            </w:r>
          </w:p>
        </w:tc>
        <w:tc>
          <w:tcPr>
            <w:tcW w:w="49.40pt" w:type="dxa"/>
          </w:tcPr>
          <w:p w14:paraId="64BD0905" w14:textId="48BED384" w:rsidR="2A68F467" w:rsidRDefault="2A68F467" w:rsidP="2A68F467">
            <w:pPr>
              <w:pStyle w:val="BodyText"/>
              <w:ind w:firstLine="0pt"/>
              <w:jc w:val="center"/>
              <w:rPr>
                <w:lang w:val="en-US"/>
              </w:rPr>
            </w:pPr>
            <w:r w:rsidRPr="2A68F467">
              <w:rPr>
                <w:lang w:val="en-US"/>
              </w:rPr>
              <w:t>Test Accuracy (%)</w:t>
            </w:r>
          </w:p>
        </w:tc>
        <w:tc>
          <w:tcPr>
            <w:tcW w:w="54.60pt" w:type="dxa"/>
          </w:tcPr>
          <w:p w14:paraId="0040EA7D" w14:textId="728917C7" w:rsidR="2A68F467" w:rsidRDefault="2A68F467" w:rsidP="2A68F467">
            <w:pPr>
              <w:pStyle w:val="BodyText"/>
              <w:ind w:firstLine="0pt"/>
              <w:jc w:val="center"/>
              <w:rPr>
                <w:lang w:val="en-US"/>
              </w:rPr>
            </w:pPr>
            <w:r w:rsidRPr="2A68F467">
              <w:rPr>
                <w:lang w:val="en-US"/>
              </w:rPr>
              <w:t>Train time (seconds)</w:t>
            </w:r>
          </w:p>
        </w:tc>
        <w:tc>
          <w:tcPr>
            <w:tcW w:w="60.75pt" w:type="dxa"/>
          </w:tcPr>
          <w:p w14:paraId="25E040BC" w14:textId="51B9AAAE" w:rsidR="2A68F467" w:rsidRDefault="2A68F467" w:rsidP="2A68F467">
            <w:pPr>
              <w:pStyle w:val="BodyText"/>
              <w:ind w:firstLine="0pt"/>
              <w:jc w:val="center"/>
              <w:rPr>
                <w:lang w:val="en-US"/>
              </w:rPr>
            </w:pPr>
            <w:r w:rsidRPr="2A68F467">
              <w:rPr>
                <w:lang w:val="en-US"/>
              </w:rPr>
              <w:t>Total parameters</w:t>
            </w:r>
          </w:p>
        </w:tc>
      </w:tr>
      <w:tr w:rsidR="2A68F467" w14:paraId="5E3A34D9" w14:textId="77777777" w:rsidTr="2A68F467">
        <w:trPr>
          <w:trHeight w:val="367"/>
        </w:trPr>
        <w:tc>
          <w:tcPr>
            <w:tcW w:w="78.25pt" w:type="dxa"/>
          </w:tcPr>
          <w:p w14:paraId="08440DA5" w14:textId="03086AB1" w:rsidR="2A68F467" w:rsidRDefault="2A68F467" w:rsidP="2A68F467">
            <w:pPr>
              <w:pStyle w:val="BodyText"/>
              <w:spacing w:after="0pt" w:line="12pt" w:lineRule="auto"/>
              <w:ind w:firstLine="0pt"/>
              <w:jc w:val="center"/>
              <w:rPr>
                <w:lang w:val="en-US"/>
              </w:rPr>
            </w:pPr>
            <w:r w:rsidRPr="2A68F467">
              <w:rPr>
                <w:lang w:val="en-US"/>
              </w:rPr>
              <w:t>EfficientNetV2</w:t>
            </w:r>
          </w:p>
          <w:p w14:paraId="0154951B" w14:textId="0416D657" w:rsidR="2A68F467" w:rsidRDefault="2A68F467" w:rsidP="2A68F467">
            <w:pPr>
              <w:pStyle w:val="BodyText"/>
              <w:spacing w:after="0pt" w:line="12pt" w:lineRule="auto"/>
              <w:ind w:firstLine="0pt"/>
              <w:jc w:val="center"/>
              <w:rPr>
                <w:lang w:val="en-US"/>
              </w:rPr>
            </w:pPr>
            <w:r w:rsidRPr="2A68F467">
              <w:rPr>
                <w:lang w:val="en-US"/>
              </w:rPr>
              <w:t>(0 block)</w:t>
            </w:r>
          </w:p>
        </w:tc>
        <w:tc>
          <w:tcPr>
            <w:tcW w:w="49.40pt" w:type="dxa"/>
          </w:tcPr>
          <w:p w14:paraId="24C45378" w14:textId="6B67A20A" w:rsidR="2A68F467" w:rsidRDefault="2A68F467" w:rsidP="2A68F467">
            <w:pPr>
              <w:pStyle w:val="BodyText"/>
              <w:ind w:firstLine="0pt"/>
              <w:jc w:val="center"/>
              <w:rPr>
                <w:lang w:val="en-US"/>
              </w:rPr>
            </w:pPr>
            <w:r w:rsidRPr="2A68F467">
              <w:rPr>
                <w:lang w:val="en-US"/>
              </w:rPr>
              <w:t>28.41</w:t>
            </w:r>
          </w:p>
        </w:tc>
        <w:tc>
          <w:tcPr>
            <w:tcW w:w="54.60pt" w:type="dxa"/>
          </w:tcPr>
          <w:p w14:paraId="377F5E70" w14:textId="51AC0D73" w:rsidR="2A68F467" w:rsidRDefault="2A68F467" w:rsidP="2A68F467">
            <w:pPr>
              <w:pStyle w:val="BodyText"/>
              <w:ind w:firstLine="0pt"/>
              <w:jc w:val="center"/>
              <w:rPr>
                <w:lang w:val="en-US"/>
              </w:rPr>
            </w:pPr>
            <w:r w:rsidRPr="2A68F467">
              <w:rPr>
                <w:lang w:val="en-US"/>
              </w:rPr>
              <w:t>278</w:t>
            </w:r>
          </w:p>
        </w:tc>
        <w:tc>
          <w:tcPr>
            <w:tcW w:w="60.75pt" w:type="dxa"/>
          </w:tcPr>
          <w:p w14:paraId="1106F916" w14:textId="3F5656F4" w:rsidR="2A68F467" w:rsidRDefault="2A68F467" w:rsidP="2A68F467">
            <w:pPr>
              <w:pStyle w:val="BodyText"/>
              <w:ind w:firstLine="0pt"/>
              <w:jc w:val="center"/>
              <w:rPr>
                <w:lang w:val="en-US"/>
              </w:rPr>
            </w:pPr>
            <w:r w:rsidRPr="2A68F467">
              <w:rPr>
                <w:lang w:val="en-US"/>
              </w:rPr>
              <w:t>797K</w:t>
            </w:r>
          </w:p>
        </w:tc>
      </w:tr>
      <w:tr w:rsidR="2A68F467" w14:paraId="050596C2" w14:textId="77777777" w:rsidTr="2A68F467">
        <w:trPr>
          <w:trHeight w:val="367"/>
        </w:trPr>
        <w:tc>
          <w:tcPr>
            <w:tcW w:w="78.25pt" w:type="dxa"/>
          </w:tcPr>
          <w:p w14:paraId="183E7994" w14:textId="3E57EBC1" w:rsidR="2A68F467" w:rsidRDefault="2A68F467" w:rsidP="2A68F467">
            <w:pPr>
              <w:pStyle w:val="BodyText"/>
              <w:spacing w:after="0pt" w:line="12pt" w:lineRule="auto"/>
              <w:ind w:firstLine="0pt"/>
              <w:jc w:val="center"/>
              <w:rPr>
                <w:lang w:val="en-US"/>
              </w:rPr>
            </w:pPr>
            <w:r w:rsidRPr="2A68F467">
              <w:rPr>
                <w:lang w:val="en-US"/>
              </w:rPr>
              <w:t>EfficientNetV2</w:t>
            </w:r>
          </w:p>
          <w:p w14:paraId="673AD7F3" w14:textId="0FD28DE8" w:rsidR="2A68F467" w:rsidRDefault="2A68F467" w:rsidP="2A68F467">
            <w:pPr>
              <w:pStyle w:val="BodyText"/>
              <w:spacing w:after="0pt" w:line="12pt" w:lineRule="auto"/>
              <w:ind w:firstLine="0pt"/>
              <w:jc w:val="center"/>
              <w:rPr>
                <w:lang w:val="en-US"/>
              </w:rPr>
            </w:pPr>
            <w:r w:rsidRPr="2A68F467">
              <w:rPr>
                <w:lang w:val="en-US"/>
              </w:rPr>
              <w:t>(1 block)</w:t>
            </w:r>
          </w:p>
        </w:tc>
        <w:tc>
          <w:tcPr>
            <w:tcW w:w="49.40pt" w:type="dxa"/>
          </w:tcPr>
          <w:p w14:paraId="3F1F59DA" w14:textId="68C024A8" w:rsidR="2A68F467" w:rsidRDefault="2A68F467" w:rsidP="2A68F467">
            <w:pPr>
              <w:pStyle w:val="BodyText"/>
              <w:ind w:firstLine="0pt"/>
              <w:jc w:val="center"/>
              <w:rPr>
                <w:lang w:val="en-US"/>
              </w:rPr>
            </w:pPr>
            <w:r w:rsidRPr="2A68F467">
              <w:rPr>
                <w:lang w:val="en-US"/>
              </w:rPr>
              <w:t>28.86</w:t>
            </w:r>
          </w:p>
        </w:tc>
        <w:tc>
          <w:tcPr>
            <w:tcW w:w="54.60pt" w:type="dxa"/>
          </w:tcPr>
          <w:p w14:paraId="2EF1F659" w14:textId="45BBDD0A" w:rsidR="2A68F467" w:rsidRDefault="2A68F467" w:rsidP="2A68F467">
            <w:pPr>
              <w:pStyle w:val="BodyText"/>
              <w:ind w:firstLine="0pt"/>
              <w:jc w:val="center"/>
              <w:rPr>
                <w:b/>
                <w:bCs/>
                <w:lang w:val="en-US"/>
              </w:rPr>
            </w:pPr>
            <w:r w:rsidRPr="2A68F467">
              <w:rPr>
                <w:b/>
                <w:bCs/>
                <w:lang w:val="en-US"/>
              </w:rPr>
              <w:t>214</w:t>
            </w:r>
          </w:p>
        </w:tc>
        <w:tc>
          <w:tcPr>
            <w:tcW w:w="60.75pt" w:type="dxa"/>
          </w:tcPr>
          <w:p w14:paraId="6EFB208D" w14:textId="405C1E78" w:rsidR="2A68F467" w:rsidRDefault="2A68F467" w:rsidP="2A68F467">
            <w:pPr>
              <w:pStyle w:val="BodyText"/>
              <w:ind w:firstLine="0pt"/>
              <w:jc w:val="center"/>
            </w:pPr>
            <w:r w:rsidRPr="2A68F467">
              <w:rPr>
                <w:lang w:val="en-US"/>
              </w:rPr>
              <w:t>797K</w:t>
            </w:r>
          </w:p>
        </w:tc>
      </w:tr>
      <w:tr w:rsidR="2A68F467" w14:paraId="08AF81EC" w14:textId="77777777" w:rsidTr="2A68F467">
        <w:trPr>
          <w:trHeight w:val="300"/>
        </w:trPr>
        <w:tc>
          <w:tcPr>
            <w:tcW w:w="78.25pt" w:type="dxa"/>
          </w:tcPr>
          <w:p w14:paraId="7B2E7093" w14:textId="3E57EBC1" w:rsidR="2A68F467" w:rsidRDefault="2A68F467" w:rsidP="2A68F467">
            <w:pPr>
              <w:pStyle w:val="BodyText"/>
              <w:spacing w:after="0pt" w:line="12pt" w:lineRule="auto"/>
              <w:ind w:firstLine="0pt"/>
              <w:jc w:val="center"/>
              <w:rPr>
                <w:lang w:val="en-US"/>
              </w:rPr>
            </w:pPr>
            <w:r w:rsidRPr="2A68F467">
              <w:rPr>
                <w:lang w:val="en-US"/>
              </w:rPr>
              <w:t>EfficientNetV2</w:t>
            </w:r>
          </w:p>
          <w:p w14:paraId="6B953E7C" w14:textId="40F03D21" w:rsidR="2A68F467" w:rsidRDefault="2A68F467" w:rsidP="2A68F467">
            <w:pPr>
              <w:pStyle w:val="BodyText"/>
              <w:spacing w:after="0pt" w:line="12pt" w:lineRule="auto"/>
              <w:ind w:firstLine="0pt"/>
              <w:jc w:val="center"/>
              <w:rPr>
                <w:lang w:val="en-US"/>
              </w:rPr>
            </w:pPr>
            <w:r w:rsidRPr="2A68F467">
              <w:rPr>
                <w:lang w:val="en-US"/>
              </w:rPr>
              <w:t>(2 block)</w:t>
            </w:r>
          </w:p>
        </w:tc>
        <w:tc>
          <w:tcPr>
            <w:tcW w:w="49.40pt" w:type="dxa"/>
          </w:tcPr>
          <w:p w14:paraId="0129C7D9" w14:textId="0B8A2303" w:rsidR="2A68F467" w:rsidRDefault="2A68F467" w:rsidP="2A68F467">
            <w:pPr>
              <w:pStyle w:val="BodyText"/>
              <w:ind w:firstLine="0pt"/>
              <w:jc w:val="center"/>
              <w:rPr>
                <w:b/>
                <w:bCs/>
                <w:lang w:val="en-US"/>
              </w:rPr>
            </w:pPr>
            <w:r w:rsidRPr="2A68F467">
              <w:rPr>
                <w:lang w:val="en-US"/>
              </w:rPr>
              <w:t>30.91</w:t>
            </w:r>
          </w:p>
        </w:tc>
        <w:tc>
          <w:tcPr>
            <w:tcW w:w="54.60pt" w:type="dxa"/>
          </w:tcPr>
          <w:p w14:paraId="1F73AA52" w14:textId="1253CDC2" w:rsidR="2A68F467" w:rsidRDefault="2A68F467" w:rsidP="2A68F467">
            <w:pPr>
              <w:pStyle w:val="BodyText"/>
              <w:ind w:firstLine="0pt"/>
              <w:jc w:val="center"/>
              <w:rPr>
                <w:lang w:val="en-US"/>
              </w:rPr>
            </w:pPr>
            <w:r w:rsidRPr="2A68F467">
              <w:rPr>
                <w:lang w:val="en-US"/>
              </w:rPr>
              <w:t>264</w:t>
            </w:r>
          </w:p>
        </w:tc>
        <w:tc>
          <w:tcPr>
            <w:tcW w:w="60.75pt" w:type="dxa"/>
          </w:tcPr>
          <w:p w14:paraId="14D08556" w14:textId="7CFA3CC1" w:rsidR="2A68F467" w:rsidRDefault="2A68F467" w:rsidP="2A68F467">
            <w:pPr>
              <w:pStyle w:val="BodyText"/>
              <w:ind w:firstLine="0pt"/>
              <w:jc w:val="center"/>
              <w:rPr>
                <w:lang w:val="en-US"/>
              </w:rPr>
            </w:pPr>
            <w:r w:rsidRPr="2A68F467">
              <w:rPr>
                <w:lang w:val="en-US"/>
              </w:rPr>
              <w:t>796K</w:t>
            </w:r>
          </w:p>
        </w:tc>
      </w:tr>
      <w:tr w:rsidR="2A68F467" w14:paraId="2639310B" w14:textId="77777777" w:rsidTr="2A68F467">
        <w:trPr>
          <w:trHeight w:val="300"/>
        </w:trPr>
        <w:tc>
          <w:tcPr>
            <w:tcW w:w="78.25pt" w:type="dxa"/>
          </w:tcPr>
          <w:p w14:paraId="42043943" w14:textId="3E57EBC1" w:rsidR="2A68F467" w:rsidRDefault="2A68F467" w:rsidP="2A68F467">
            <w:pPr>
              <w:pStyle w:val="BodyText"/>
              <w:spacing w:after="0pt" w:line="12pt" w:lineRule="auto"/>
              <w:ind w:firstLine="0pt"/>
              <w:jc w:val="center"/>
              <w:rPr>
                <w:lang w:val="en-US"/>
              </w:rPr>
            </w:pPr>
            <w:r w:rsidRPr="2A68F467">
              <w:rPr>
                <w:lang w:val="en-US"/>
              </w:rPr>
              <w:t>EfficientNetV2</w:t>
            </w:r>
          </w:p>
          <w:p w14:paraId="636E52FD" w14:textId="6D66236B" w:rsidR="2A68F467" w:rsidRDefault="2A68F467" w:rsidP="2A68F467">
            <w:pPr>
              <w:pStyle w:val="BodyText"/>
              <w:spacing w:after="0pt" w:line="12pt" w:lineRule="auto"/>
              <w:ind w:firstLine="0pt"/>
              <w:jc w:val="center"/>
              <w:rPr>
                <w:lang w:val="en-US"/>
              </w:rPr>
            </w:pPr>
            <w:r w:rsidRPr="2A68F467">
              <w:rPr>
                <w:lang w:val="en-US"/>
              </w:rPr>
              <w:t>(3 block)</w:t>
            </w:r>
          </w:p>
        </w:tc>
        <w:tc>
          <w:tcPr>
            <w:tcW w:w="49.40pt" w:type="dxa"/>
          </w:tcPr>
          <w:p w14:paraId="1C5C574E" w14:textId="3A5DD7DE" w:rsidR="2A68F467" w:rsidRDefault="2A68F467" w:rsidP="2A68F467">
            <w:pPr>
              <w:pStyle w:val="BodyText"/>
              <w:ind w:firstLine="0pt"/>
              <w:jc w:val="center"/>
              <w:rPr>
                <w:lang w:val="en-US"/>
              </w:rPr>
            </w:pPr>
            <w:r w:rsidRPr="2A68F467">
              <w:rPr>
                <w:lang w:val="en-US"/>
              </w:rPr>
              <w:t>30.13</w:t>
            </w:r>
          </w:p>
        </w:tc>
        <w:tc>
          <w:tcPr>
            <w:tcW w:w="54.60pt" w:type="dxa"/>
          </w:tcPr>
          <w:p w14:paraId="661A5373" w14:textId="6DDD4DB7" w:rsidR="2A68F467" w:rsidRDefault="2A68F467" w:rsidP="2A68F467">
            <w:pPr>
              <w:pStyle w:val="BodyText"/>
              <w:ind w:firstLine="0pt"/>
              <w:jc w:val="center"/>
              <w:rPr>
                <w:lang w:val="en-US"/>
              </w:rPr>
            </w:pPr>
            <w:r w:rsidRPr="2A68F467">
              <w:rPr>
                <w:lang w:val="en-US"/>
              </w:rPr>
              <w:t>258</w:t>
            </w:r>
          </w:p>
        </w:tc>
        <w:tc>
          <w:tcPr>
            <w:tcW w:w="60.75pt" w:type="dxa"/>
          </w:tcPr>
          <w:p w14:paraId="66E9EA99" w14:textId="30E2E495" w:rsidR="2A68F467" w:rsidRDefault="2A68F467" w:rsidP="2A68F467">
            <w:pPr>
              <w:pStyle w:val="BodyText"/>
              <w:ind w:firstLine="0pt"/>
              <w:jc w:val="center"/>
              <w:rPr>
                <w:lang w:val="en-US"/>
              </w:rPr>
            </w:pPr>
            <w:r w:rsidRPr="2A68F467">
              <w:rPr>
                <w:lang w:val="en-US"/>
              </w:rPr>
              <w:t>793K</w:t>
            </w:r>
          </w:p>
        </w:tc>
      </w:tr>
      <w:tr w:rsidR="2A68F467" w14:paraId="5B148466" w14:textId="77777777" w:rsidTr="2A68F467">
        <w:trPr>
          <w:trHeight w:val="300"/>
        </w:trPr>
        <w:tc>
          <w:tcPr>
            <w:tcW w:w="78.25pt" w:type="dxa"/>
          </w:tcPr>
          <w:p w14:paraId="1FB7A920" w14:textId="3E57EBC1" w:rsidR="2A68F467" w:rsidRDefault="2A68F467" w:rsidP="2A68F467">
            <w:pPr>
              <w:pStyle w:val="BodyText"/>
              <w:spacing w:after="0pt" w:line="12pt" w:lineRule="auto"/>
              <w:ind w:firstLine="0pt"/>
              <w:jc w:val="center"/>
              <w:rPr>
                <w:lang w:val="en-US"/>
              </w:rPr>
            </w:pPr>
            <w:r w:rsidRPr="2A68F467">
              <w:rPr>
                <w:lang w:val="en-US"/>
              </w:rPr>
              <w:t>EfficientNetV2</w:t>
            </w:r>
          </w:p>
          <w:p w14:paraId="769B7C38" w14:textId="58B0A5CA" w:rsidR="2A68F467" w:rsidRDefault="2A68F467" w:rsidP="2A68F467">
            <w:pPr>
              <w:pStyle w:val="BodyText"/>
              <w:spacing w:after="0pt" w:line="12pt" w:lineRule="auto"/>
              <w:ind w:firstLine="0pt"/>
              <w:jc w:val="center"/>
              <w:rPr>
                <w:lang w:val="en-US"/>
              </w:rPr>
            </w:pPr>
            <w:r w:rsidRPr="2A68F467">
              <w:rPr>
                <w:lang w:val="en-US"/>
              </w:rPr>
              <w:t>(4 block)</w:t>
            </w:r>
          </w:p>
        </w:tc>
        <w:tc>
          <w:tcPr>
            <w:tcW w:w="49.40pt" w:type="dxa"/>
          </w:tcPr>
          <w:p w14:paraId="03D9EEB4" w14:textId="03B190DD" w:rsidR="2A68F467" w:rsidRDefault="2A68F467" w:rsidP="2A68F467">
            <w:pPr>
              <w:pStyle w:val="BodyText"/>
              <w:ind w:firstLine="0pt"/>
              <w:jc w:val="center"/>
              <w:rPr>
                <w:lang w:val="en-US"/>
              </w:rPr>
            </w:pPr>
            <w:r w:rsidRPr="2A68F467">
              <w:rPr>
                <w:lang w:val="en-US"/>
              </w:rPr>
              <w:t>29.13</w:t>
            </w:r>
          </w:p>
        </w:tc>
        <w:tc>
          <w:tcPr>
            <w:tcW w:w="54.60pt" w:type="dxa"/>
          </w:tcPr>
          <w:p w14:paraId="10299648" w14:textId="2B03908C" w:rsidR="2A68F467" w:rsidRDefault="2A68F467" w:rsidP="2A68F467">
            <w:pPr>
              <w:pStyle w:val="BodyText"/>
              <w:ind w:firstLine="0pt"/>
              <w:jc w:val="center"/>
              <w:rPr>
                <w:lang w:val="en-US"/>
              </w:rPr>
            </w:pPr>
            <w:r w:rsidRPr="2A68F467">
              <w:rPr>
                <w:lang w:val="en-US"/>
              </w:rPr>
              <w:t>275</w:t>
            </w:r>
          </w:p>
        </w:tc>
        <w:tc>
          <w:tcPr>
            <w:tcW w:w="60.75pt" w:type="dxa"/>
          </w:tcPr>
          <w:p w14:paraId="5D22ECCF" w14:textId="4F2807CB" w:rsidR="2A68F467" w:rsidRDefault="2A68F467" w:rsidP="2A68F467">
            <w:pPr>
              <w:pStyle w:val="BodyText"/>
              <w:ind w:firstLine="0pt"/>
              <w:jc w:val="center"/>
              <w:rPr>
                <w:b/>
                <w:bCs/>
                <w:lang w:val="en-US"/>
              </w:rPr>
            </w:pPr>
            <w:r w:rsidRPr="2A68F467">
              <w:rPr>
                <w:b/>
                <w:bCs/>
                <w:lang w:val="en-US"/>
              </w:rPr>
              <w:t>790K</w:t>
            </w:r>
          </w:p>
        </w:tc>
      </w:tr>
      <w:tr w:rsidR="2A68F467" w14:paraId="0E56F11E" w14:textId="77777777" w:rsidTr="2A68F467">
        <w:trPr>
          <w:trHeight w:val="300"/>
        </w:trPr>
        <w:tc>
          <w:tcPr>
            <w:tcW w:w="78.25pt" w:type="dxa"/>
          </w:tcPr>
          <w:p w14:paraId="1CB25440" w14:textId="53BAFF92" w:rsidR="2A68F467" w:rsidRDefault="2A68F467" w:rsidP="2A68F467">
            <w:pPr>
              <w:pStyle w:val="BodyText"/>
              <w:spacing w:line="12pt" w:lineRule="auto"/>
              <w:ind w:firstLine="0pt"/>
              <w:jc w:val="center"/>
              <w:rPr>
                <w:lang w:val="en-US"/>
              </w:rPr>
            </w:pPr>
            <w:r w:rsidRPr="2A68F467">
              <w:rPr>
                <w:lang w:val="en-US"/>
              </w:rPr>
              <w:t>InceptionV3</w:t>
            </w:r>
            <w:r>
              <w:br/>
            </w:r>
            <w:r w:rsidRPr="2A68F467">
              <w:rPr>
                <w:lang w:val="en-US"/>
              </w:rPr>
              <w:t>(Schuler et al.)</w:t>
            </w:r>
          </w:p>
        </w:tc>
        <w:tc>
          <w:tcPr>
            <w:tcW w:w="49.40pt" w:type="dxa"/>
          </w:tcPr>
          <w:p w14:paraId="1D40ACA7" w14:textId="0BDA923C" w:rsidR="2A68F467" w:rsidRDefault="2A68F467" w:rsidP="2A68F467">
            <w:pPr>
              <w:pStyle w:val="BodyText"/>
              <w:ind w:firstLine="0pt"/>
              <w:jc w:val="center"/>
              <w:rPr>
                <w:lang w:val="en-US"/>
              </w:rPr>
            </w:pPr>
            <w:r w:rsidRPr="2A68F467">
              <w:rPr>
                <w:b/>
                <w:bCs/>
                <w:lang w:val="en-US"/>
              </w:rPr>
              <w:t>64.90</w:t>
            </w:r>
          </w:p>
        </w:tc>
        <w:tc>
          <w:tcPr>
            <w:tcW w:w="54.60pt" w:type="dxa"/>
          </w:tcPr>
          <w:p w14:paraId="2D028133" w14:textId="3978A106" w:rsidR="2A68F467" w:rsidRDefault="2A68F467" w:rsidP="2A68F467">
            <w:pPr>
              <w:pStyle w:val="BodyText"/>
              <w:ind w:firstLine="0pt"/>
              <w:jc w:val="center"/>
              <w:rPr>
                <w:lang w:val="en-US"/>
              </w:rPr>
            </w:pPr>
            <w:r w:rsidRPr="2A68F467">
              <w:rPr>
                <w:lang w:val="en-US"/>
              </w:rPr>
              <w:t>4005</w:t>
            </w:r>
          </w:p>
        </w:tc>
        <w:tc>
          <w:tcPr>
            <w:tcW w:w="60.75pt" w:type="dxa"/>
          </w:tcPr>
          <w:p w14:paraId="276520F7" w14:textId="1E39E9AC" w:rsidR="2A68F467" w:rsidRDefault="2A68F467" w:rsidP="2A68F467">
            <w:pPr>
              <w:pStyle w:val="BodyText"/>
              <w:ind w:firstLine="0pt"/>
              <w:jc w:val="center"/>
              <w:rPr>
                <w:b/>
                <w:bCs/>
                <w:lang w:val="en-US"/>
              </w:rPr>
            </w:pPr>
            <w:r w:rsidRPr="2A68F467">
              <w:rPr>
                <w:lang w:val="en-US"/>
              </w:rPr>
              <w:t>4.83M</w:t>
            </w:r>
          </w:p>
        </w:tc>
      </w:tr>
    </w:tbl>
    <w:p w14:paraId="215AA277" w14:textId="4CE2B1C0" w:rsidR="2A68F467" w:rsidRDefault="51C192FF" w:rsidP="2A68F467">
      <w:pPr>
        <w:pStyle w:val="BodyText"/>
        <w:ind w:firstLine="0pt"/>
        <w:jc w:val="center"/>
        <w:rPr>
          <w:lang w:val="en-US"/>
        </w:rPr>
      </w:pPr>
      <w:r w:rsidRPr="2A68F467">
        <w:rPr>
          <w:b/>
          <w:bCs/>
          <w:lang w:val="en-US"/>
        </w:rPr>
        <w:t xml:space="preserve">Tabel </w:t>
      </w:r>
      <w:r w:rsidR="00BF33A1">
        <w:rPr>
          <w:b/>
          <w:bCs/>
          <w:lang w:val="en-US"/>
        </w:rPr>
        <w:t>5</w:t>
      </w:r>
      <w:r w:rsidRPr="2A68F467">
        <w:rPr>
          <w:b/>
          <w:bCs/>
          <w:lang w:val="en-US"/>
        </w:rPr>
        <w:t>:</w:t>
      </w:r>
      <w:r w:rsidRPr="2A68F467">
        <w:rPr>
          <w:lang w:val="en-US"/>
        </w:rPr>
        <w:t xml:space="preserve"> Test accuracy and training time untuk Cropped PlantDoc Dataset</w:t>
      </w:r>
    </w:p>
    <w:p w14:paraId="2ECD8006" w14:textId="75D1B18D" w:rsidR="358E2A7D" w:rsidRDefault="358E2A7D" w:rsidP="00BF33A1">
      <w:pPr>
        <w:pStyle w:val="BodyText"/>
        <w:ind w:firstLine="0pt"/>
        <w:rPr>
          <w:lang w:val="en-US"/>
        </w:rPr>
      </w:pPr>
    </w:p>
    <w:tbl>
      <w:tblPr>
        <w:tblStyle w:val="TableGrid"/>
        <w:tblW w:w="0pt" w:type="dxa"/>
        <w:tblBorders>
          <w:top w:val="single" w:sz="8" w:space="0" w:color="000000" w:themeColor="text1"/>
          <w:start w:val="single" w:sz="8" w:space="0" w:color="000000" w:themeColor="text1"/>
          <w:bottom w:val="single" w:sz="8" w:space="0" w:color="000000" w:themeColor="text1"/>
          <w:end w:val="single" w:sz="8" w:space="0" w:color="000000" w:themeColor="text1"/>
          <w:insideH w:val="single" w:sz="8" w:space="0" w:color="000000" w:themeColor="text1"/>
          <w:insideV w:val="single" w:sz="8" w:space="0" w:color="000000" w:themeColor="text1"/>
        </w:tblBorders>
        <w:tblLook w:firstRow="1" w:lastRow="0" w:firstColumn="1" w:lastColumn="0" w:noHBand="0" w:noVBand="1"/>
      </w:tblPr>
      <w:tblGrid>
        <w:gridCol w:w="1557"/>
        <w:gridCol w:w="988"/>
        <w:gridCol w:w="1089"/>
        <w:gridCol w:w="1212"/>
      </w:tblGrid>
      <w:tr w:rsidR="009D5337" w14:paraId="310A9909" w14:textId="77777777" w:rsidTr="2A68F467">
        <w:trPr>
          <w:trHeight w:val="300"/>
        </w:trPr>
        <w:tc>
          <w:tcPr>
            <w:tcW w:w="78.25pt" w:type="dxa"/>
          </w:tcPr>
          <w:p w14:paraId="04F43048" w14:textId="77777777" w:rsidR="009D5337" w:rsidRDefault="009D5337">
            <w:pPr>
              <w:pStyle w:val="BodyText"/>
              <w:ind w:firstLine="0pt"/>
              <w:jc w:val="center"/>
            </w:pPr>
            <w:r w:rsidRPr="0DD84148">
              <w:rPr>
                <w:lang w:val="en-US"/>
              </w:rPr>
              <w:t>Architecture</w:t>
            </w:r>
          </w:p>
        </w:tc>
        <w:tc>
          <w:tcPr>
            <w:tcW w:w="49.40pt" w:type="dxa"/>
          </w:tcPr>
          <w:p w14:paraId="26ECDF53" w14:textId="77777777" w:rsidR="009D5337" w:rsidRDefault="009D5337">
            <w:pPr>
              <w:pStyle w:val="BodyText"/>
              <w:ind w:firstLine="0pt"/>
              <w:jc w:val="center"/>
              <w:rPr>
                <w:lang w:val="en-US"/>
              </w:rPr>
            </w:pPr>
            <w:r w:rsidRPr="3C2F6186">
              <w:rPr>
                <w:lang w:val="en-US"/>
              </w:rPr>
              <w:t>Test Accuracy (%)</w:t>
            </w:r>
          </w:p>
        </w:tc>
        <w:tc>
          <w:tcPr>
            <w:tcW w:w="54.60pt" w:type="dxa"/>
          </w:tcPr>
          <w:p w14:paraId="68402A39" w14:textId="77777777" w:rsidR="009D5337" w:rsidRDefault="009D5337">
            <w:pPr>
              <w:pStyle w:val="BodyText"/>
              <w:ind w:firstLine="0pt"/>
              <w:jc w:val="center"/>
              <w:rPr>
                <w:lang w:val="en-US"/>
              </w:rPr>
            </w:pPr>
            <w:r w:rsidRPr="3C2F6186">
              <w:rPr>
                <w:lang w:val="en-US"/>
              </w:rPr>
              <w:t>Train time (seconds)</w:t>
            </w:r>
          </w:p>
        </w:tc>
        <w:tc>
          <w:tcPr>
            <w:tcW w:w="60.75pt" w:type="dxa"/>
          </w:tcPr>
          <w:p w14:paraId="00A0B9F5" w14:textId="77777777" w:rsidR="009D5337" w:rsidRDefault="009D5337">
            <w:pPr>
              <w:pStyle w:val="BodyText"/>
              <w:ind w:firstLine="0pt"/>
              <w:jc w:val="center"/>
              <w:rPr>
                <w:lang w:val="en-US"/>
              </w:rPr>
            </w:pPr>
            <w:r w:rsidRPr="3C2F6186">
              <w:rPr>
                <w:lang w:val="en-US"/>
              </w:rPr>
              <w:t>Total parameters</w:t>
            </w:r>
          </w:p>
        </w:tc>
      </w:tr>
      <w:tr w:rsidR="009D5337" w14:paraId="3F3B29E2" w14:textId="77777777" w:rsidTr="2A68F467">
        <w:trPr>
          <w:trHeight w:val="367"/>
        </w:trPr>
        <w:tc>
          <w:tcPr>
            <w:tcW w:w="78.25pt" w:type="dxa"/>
          </w:tcPr>
          <w:p w14:paraId="7E9DCE7A" w14:textId="77777777" w:rsidR="009D5337" w:rsidRDefault="009D5337">
            <w:pPr>
              <w:pStyle w:val="BodyText"/>
              <w:spacing w:after="0pt" w:line="12pt" w:lineRule="auto"/>
              <w:ind w:firstLine="0pt"/>
              <w:jc w:val="center"/>
              <w:rPr>
                <w:lang w:val="en-US"/>
              </w:rPr>
            </w:pPr>
            <w:r w:rsidRPr="7D7EB438">
              <w:rPr>
                <w:lang w:val="en-US"/>
              </w:rPr>
              <w:t>0</w:t>
            </w:r>
            <w:r w:rsidRPr="02DF3F90">
              <w:rPr>
                <w:lang w:val="en-US"/>
              </w:rPr>
              <w:t xml:space="preserve">%L + </w:t>
            </w:r>
            <w:r w:rsidRPr="7D7EB438">
              <w:rPr>
                <w:lang w:val="en-US"/>
              </w:rPr>
              <w:t>100</w:t>
            </w:r>
            <w:r w:rsidRPr="66A1D6B5">
              <w:rPr>
                <w:lang w:val="en-US"/>
              </w:rPr>
              <w:t>%AB</w:t>
            </w:r>
          </w:p>
        </w:tc>
        <w:tc>
          <w:tcPr>
            <w:tcW w:w="49.40pt" w:type="dxa"/>
          </w:tcPr>
          <w:p w14:paraId="07070C5B" w14:textId="37264AC4" w:rsidR="009D5337" w:rsidRDefault="40493432" w:rsidP="2A68F467">
            <w:pPr>
              <w:pStyle w:val="BodyText"/>
              <w:ind w:firstLine="0pt"/>
              <w:jc w:val="center"/>
              <w:rPr>
                <w:lang w:val="en-US"/>
              </w:rPr>
            </w:pPr>
            <w:r w:rsidRPr="2A68F467">
              <w:rPr>
                <w:lang w:val="en-US"/>
              </w:rPr>
              <w:t>2</w:t>
            </w:r>
            <w:r w:rsidR="00366B00">
              <w:rPr>
                <w:lang w:val="en-US"/>
              </w:rPr>
              <w:t>5.55</w:t>
            </w:r>
          </w:p>
        </w:tc>
        <w:tc>
          <w:tcPr>
            <w:tcW w:w="54.60pt" w:type="dxa"/>
          </w:tcPr>
          <w:p w14:paraId="3471BBD4" w14:textId="523E9325" w:rsidR="009D5337" w:rsidRDefault="007B2E39">
            <w:pPr>
              <w:pStyle w:val="BodyText"/>
              <w:ind w:firstLine="0pt"/>
              <w:jc w:val="center"/>
              <w:rPr>
                <w:lang w:val="en-US"/>
              </w:rPr>
            </w:pPr>
            <w:r>
              <w:rPr>
                <w:lang w:val="en-US"/>
              </w:rPr>
              <w:t>229</w:t>
            </w:r>
          </w:p>
        </w:tc>
        <w:tc>
          <w:tcPr>
            <w:tcW w:w="60.75pt" w:type="dxa"/>
          </w:tcPr>
          <w:p w14:paraId="0A3F7369" w14:textId="3C480FE9" w:rsidR="009D5337" w:rsidRDefault="007B2E39">
            <w:pPr>
              <w:pStyle w:val="BodyText"/>
              <w:ind w:firstLine="0pt"/>
              <w:jc w:val="center"/>
              <w:rPr>
                <w:lang w:val="en-US"/>
              </w:rPr>
            </w:pPr>
            <w:r>
              <w:rPr>
                <w:lang w:val="en-US"/>
              </w:rPr>
              <w:t>797</w:t>
            </w:r>
            <w:r w:rsidR="009D5337" w:rsidRPr="6912DFA0">
              <w:rPr>
                <w:lang w:val="en-US"/>
              </w:rPr>
              <w:t>K</w:t>
            </w:r>
          </w:p>
        </w:tc>
      </w:tr>
      <w:tr w:rsidR="009D5337" w14:paraId="4E73DC1C" w14:textId="77777777" w:rsidTr="2A68F467">
        <w:trPr>
          <w:trHeight w:val="367"/>
        </w:trPr>
        <w:tc>
          <w:tcPr>
            <w:tcW w:w="78.25pt" w:type="dxa"/>
          </w:tcPr>
          <w:p w14:paraId="5BC2996B" w14:textId="77777777" w:rsidR="009D5337" w:rsidRDefault="009D5337">
            <w:pPr>
              <w:pStyle w:val="BodyText"/>
              <w:spacing w:after="0pt" w:line="12pt" w:lineRule="auto"/>
              <w:ind w:firstLine="0pt"/>
              <w:jc w:val="center"/>
              <w:rPr>
                <w:lang w:val="en-US"/>
              </w:rPr>
            </w:pPr>
            <w:r w:rsidRPr="05D58055">
              <w:rPr>
                <w:lang w:val="en-US"/>
              </w:rPr>
              <w:t xml:space="preserve">20%L + </w:t>
            </w:r>
            <w:r w:rsidRPr="71B4EC15">
              <w:rPr>
                <w:lang w:val="en-US"/>
              </w:rPr>
              <w:t>80%AB</w:t>
            </w:r>
          </w:p>
        </w:tc>
        <w:tc>
          <w:tcPr>
            <w:tcW w:w="49.40pt" w:type="dxa"/>
          </w:tcPr>
          <w:p w14:paraId="5384814D" w14:textId="6EB68EBA" w:rsidR="009D5337" w:rsidRDefault="0068305C">
            <w:pPr>
              <w:pStyle w:val="BodyText"/>
              <w:ind w:firstLine="0pt"/>
              <w:jc w:val="center"/>
              <w:rPr>
                <w:b/>
                <w:lang w:val="en-US"/>
              </w:rPr>
            </w:pPr>
            <w:r>
              <w:rPr>
                <w:b/>
                <w:lang w:val="en-US"/>
              </w:rPr>
              <w:t>30</w:t>
            </w:r>
          </w:p>
        </w:tc>
        <w:tc>
          <w:tcPr>
            <w:tcW w:w="54.60pt" w:type="dxa"/>
          </w:tcPr>
          <w:p w14:paraId="1D61423D" w14:textId="2D880D06" w:rsidR="009D5337" w:rsidRDefault="0068305C">
            <w:pPr>
              <w:pStyle w:val="BodyText"/>
              <w:ind w:firstLine="0pt"/>
              <w:jc w:val="center"/>
              <w:rPr>
                <w:lang w:val="en-US"/>
              </w:rPr>
            </w:pPr>
            <w:r>
              <w:rPr>
                <w:lang w:val="en-US"/>
              </w:rPr>
              <w:t>288</w:t>
            </w:r>
          </w:p>
        </w:tc>
        <w:tc>
          <w:tcPr>
            <w:tcW w:w="60.75pt" w:type="dxa"/>
          </w:tcPr>
          <w:p w14:paraId="3736DAC7" w14:textId="7093EC86" w:rsidR="009D5337" w:rsidRDefault="009D5337">
            <w:pPr>
              <w:pStyle w:val="BodyText"/>
              <w:ind w:firstLine="0pt"/>
              <w:jc w:val="center"/>
            </w:pPr>
            <w:r w:rsidRPr="3C2F6186">
              <w:rPr>
                <w:lang w:val="en-US"/>
              </w:rPr>
              <w:t>7</w:t>
            </w:r>
            <w:r w:rsidR="00DA1883">
              <w:rPr>
                <w:lang w:val="en-US"/>
              </w:rPr>
              <w:t>88</w:t>
            </w:r>
            <w:r w:rsidRPr="3C2F6186">
              <w:rPr>
                <w:lang w:val="en-US"/>
              </w:rPr>
              <w:t>K</w:t>
            </w:r>
          </w:p>
        </w:tc>
      </w:tr>
      <w:tr w:rsidR="009D5337" w14:paraId="10148403" w14:textId="77777777" w:rsidTr="2A68F467">
        <w:trPr>
          <w:trHeight w:val="300"/>
        </w:trPr>
        <w:tc>
          <w:tcPr>
            <w:tcW w:w="78.25pt" w:type="dxa"/>
          </w:tcPr>
          <w:p w14:paraId="4DCFF384" w14:textId="77777777" w:rsidR="009D5337" w:rsidRDefault="009D5337">
            <w:pPr>
              <w:pStyle w:val="BodyText"/>
              <w:spacing w:after="0pt" w:line="12pt" w:lineRule="auto"/>
              <w:ind w:firstLine="0pt"/>
              <w:jc w:val="center"/>
              <w:rPr>
                <w:lang w:val="en-US"/>
              </w:rPr>
            </w:pPr>
            <w:r w:rsidRPr="5C0FA0C6">
              <w:rPr>
                <w:lang w:val="en-US"/>
              </w:rPr>
              <w:t>50%L + 50%AB</w:t>
            </w:r>
          </w:p>
        </w:tc>
        <w:tc>
          <w:tcPr>
            <w:tcW w:w="49.40pt" w:type="dxa"/>
          </w:tcPr>
          <w:p w14:paraId="3DBDE486" w14:textId="5CB42407" w:rsidR="009D5337" w:rsidRDefault="0059780D">
            <w:pPr>
              <w:pStyle w:val="BodyText"/>
              <w:ind w:firstLine="0pt"/>
              <w:jc w:val="center"/>
              <w:rPr>
                <w:lang w:val="en-US"/>
              </w:rPr>
            </w:pPr>
            <w:r>
              <w:rPr>
                <w:lang w:val="en-US"/>
              </w:rPr>
              <w:t>28</w:t>
            </w:r>
          </w:p>
        </w:tc>
        <w:tc>
          <w:tcPr>
            <w:tcW w:w="54.60pt" w:type="dxa"/>
          </w:tcPr>
          <w:p w14:paraId="38F4ACCA" w14:textId="46A35202" w:rsidR="009D5337" w:rsidRDefault="2A68F467" w:rsidP="2A68F467">
            <w:pPr>
              <w:pStyle w:val="BodyText"/>
              <w:ind w:firstLine="0pt"/>
              <w:jc w:val="center"/>
              <w:rPr>
                <w:lang w:val="en-US"/>
              </w:rPr>
            </w:pPr>
            <w:r w:rsidRPr="2A68F467">
              <w:rPr>
                <w:lang w:val="en-US"/>
              </w:rPr>
              <w:t>278</w:t>
            </w:r>
          </w:p>
        </w:tc>
        <w:tc>
          <w:tcPr>
            <w:tcW w:w="60.75pt" w:type="dxa"/>
          </w:tcPr>
          <w:p w14:paraId="1D959F7F" w14:textId="50B6A1C0" w:rsidR="009D5337" w:rsidRDefault="2A68F467" w:rsidP="2A68F467">
            <w:pPr>
              <w:pStyle w:val="BodyText"/>
              <w:ind w:firstLine="0pt"/>
              <w:jc w:val="center"/>
              <w:rPr>
                <w:b/>
                <w:bCs/>
                <w:lang w:val="en-US"/>
              </w:rPr>
            </w:pPr>
            <w:r w:rsidRPr="2A68F467">
              <w:rPr>
                <w:b/>
                <w:bCs/>
                <w:lang w:val="en-US"/>
              </w:rPr>
              <w:t>7</w:t>
            </w:r>
            <w:r w:rsidR="0744892C" w:rsidRPr="2A68F467">
              <w:rPr>
                <w:b/>
                <w:bCs/>
                <w:lang w:val="en-US"/>
              </w:rPr>
              <w:t>85</w:t>
            </w:r>
            <w:r w:rsidRPr="2A68F467">
              <w:rPr>
                <w:b/>
                <w:bCs/>
                <w:lang w:val="en-US"/>
              </w:rPr>
              <w:t>K</w:t>
            </w:r>
          </w:p>
        </w:tc>
      </w:tr>
      <w:tr w:rsidR="009D5337" w14:paraId="040FB383" w14:textId="77777777" w:rsidTr="2A68F467">
        <w:trPr>
          <w:trHeight w:val="300"/>
        </w:trPr>
        <w:tc>
          <w:tcPr>
            <w:tcW w:w="78.25pt" w:type="dxa"/>
          </w:tcPr>
          <w:p w14:paraId="7E191564" w14:textId="77777777" w:rsidR="009D5337" w:rsidRDefault="009D5337">
            <w:pPr>
              <w:pStyle w:val="BodyText"/>
              <w:spacing w:after="0pt" w:line="12pt" w:lineRule="auto"/>
              <w:ind w:firstLine="0pt"/>
              <w:jc w:val="center"/>
            </w:pPr>
            <w:r w:rsidRPr="5C0FA0C6">
              <w:rPr>
                <w:lang w:val="en-US"/>
              </w:rPr>
              <w:t>80%L + 20%AB</w:t>
            </w:r>
          </w:p>
        </w:tc>
        <w:tc>
          <w:tcPr>
            <w:tcW w:w="49.40pt" w:type="dxa"/>
          </w:tcPr>
          <w:p w14:paraId="2356A746" w14:textId="1A0B90DA" w:rsidR="009D5337" w:rsidRDefault="00B01099">
            <w:pPr>
              <w:pStyle w:val="BodyText"/>
              <w:ind w:firstLine="0pt"/>
              <w:jc w:val="center"/>
              <w:rPr>
                <w:lang w:val="en-US"/>
              </w:rPr>
            </w:pPr>
            <w:r>
              <w:rPr>
                <w:lang w:val="en-US"/>
              </w:rPr>
              <w:t>30.</w:t>
            </w:r>
            <w:r w:rsidR="00FF5155">
              <w:rPr>
                <w:lang w:val="en-US"/>
              </w:rPr>
              <w:t>5</w:t>
            </w:r>
          </w:p>
        </w:tc>
        <w:tc>
          <w:tcPr>
            <w:tcW w:w="54.60pt" w:type="dxa"/>
          </w:tcPr>
          <w:p w14:paraId="4E5BEB57" w14:textId="1D66A7B0" w:rsidR="009D5337" w:rsidRDefault="0043604A">
            <w:pPr>
              <w:pStyle w:val="BodyText"/>
              <w:ind w:firstLine="0pt"/>
              <w:jc w:val="center"/>
              <w:rPr>
                <w:lang w:val="en-US"/>
              </w:rPr>
            </w:pPr>
            <w:r>
              <w:rPr>
                <w:lang w:val="en-US"/>
              </w:rPr>
              <w:t>275</w:t>
            </w:r>
          </w:p>
        </w:tc>
        <w:tc>
          <w:tcPr>
            <w:tcW w:w="60.75pt" w:type="dxa"/>
          </w:tcPr>
          <w:p w14:paraId="37604A50" w14:textId="3EC52601" w:rsidR="009D5337" w:rsidRDefault="009D5337">
            <w:pPr>
              <w:pStyle w:val="BodyText"/>
              <w:ind w:firstLine="0pt"/>
              <w:jc w:val="center"/>
              <w:rPr>
                <w:lang w:val="en-US"/>
              </w:rPr>
            </w:pPr>
            <w:r w:rsidRPr="66E921FF">
              <w:rPr>
                <w:lang w:val="en-US"/>
              </w:rPr>
              <w:t>79</w:t>
            </w:r>
            <w:r w:rsidR="0043604A">
              <w:rPr>
                <w:lang w:val="en-US"/>
              </w:rPr>
              <w:t>0</w:t>
            </w:r>
            <w:r w:rsidRPr="66E921FF">
              <w:rPr>
                <w:lang w:val="en-US"/>
              </w:rPr>
              <w:t>K</w:t>
            </w:r>
          </w:p>
        </w:tc>
      </w:tr>
      <w:tr w:rsidR="009D5337" w14:paraId="22F2F5AC" w14:textId="77777777" w:rsidTr="2A68F467">
        <w:trPr>
          <w:trHeight w:val="300"/>
        </w:trPr>
        <w:tc>
          <w:tcPr>
            <w:tcW w:w="78.25pt" w:type="dxa"/>
          </w:tcPr>
          <w:p w14:paraId="696650E6" w14:textId="77777777" w:rsidR="009D5337" w:rsidRDefault="009D5337">
            <w:pPr>
              <w:pStyle w:val="BodyText"/>
              <w:spacing w:after="0pt" w:line="12pt" w:lineRule="auto"/>
              <w:ind w:firstLine="0pt"/>
              <w:jc w:val="center"/>
              <w:rPr>
                <w:lang w:val="en-US"/>
              </w:rPr>
            </w:pPr>
            <w:r w:rsidRPr="5F7C9CE9">
              <w:rPr>
                <w:lang w:val="en-US"/>
              </w:rPr>
              <w:t>100</w:t>
            </w:r>
            <w:r w:rsidRPr="5493DFC7">
              <w:rPr>
                <w:lang w:val="en-US"/>
              </w:rPr>
              <w:t xml:space="preserve">%L + </w:t>
            </w:r>
            <w:r w:rsidRPr="5F7C9CE9">
              <w:rPr>
                <w:lang w:val="en-US"/>
              </w:rPr>
              <w:t>0</w:t>
            </w:r>
            <w:r w:rsidRPr="37D32B1A">
              <w:rPr>
                <w:lang w:val="en-US"/>
              </w:rPr>
              <w:t>%AB</w:t>
            </w:r>
          </w:p>
        </w:tc>
        <w:tc>
          <w:tcPr>
            <w:tcW w:w="49.40pt" w:type="dxa"/>
          </w:tcPr>
          <w:p w14:paraId="153A7D1F" w14:textId="067A3ED4" w:rsidR="009D5337" w:rsidRDefault="250EB7B8">
            <w:pPr>
              <w:pStyle w:val="BodyText"/>
              <w:ind w:firstLine="0pt"/>
              <w:jc w:val="center"/>
              <w:rPr>
                <w:lang w:val="en-US"/>
              </w:rPr>
            </w:pPr>
            <w:r w:rsidRPr="2B4684CA">
              <w:rPr>
                <w:lang w:val="en-US"/>
              </w:rPr>
              <w:t>2</w:t>
            </w:r>
            <w:r w:rsidR="00054508">
              <w:rPr>
                <w:lang w:val="en-US"/>
              </w:rPr>
              <w:t>5.48</w:t>
            </w:r>
          </w:p>
        </w:tc>
        <w:tc>
          <w:tcPr>
            <w:tcW w:w="54.60pt" w:type="dxa"/>
          </w:tcPr>
          <w:p w14:paraId="7FDEC182" w14:textId="30D36C6D" w:rsidR="009D5337" w:rsidRDefault="2A68F467" w:rsidP="2A68F467">
            <w:pPr>
              <w:pStyle w:val="BodyText"/>
              <w:ind w:firstLine="0pt"/>
              <w:jc w:val="center"/>
              <w:rPr>
                <w:b/>
                <w:bCs/>
                <w:lang w:val="en-US"/>
              </w:rPr>
            </w:pPr>
            <w:r w:rsidRPr="2A68F467">
              <w:rPr>
                <w:b/>
                <w:bCs/>
                <w:lang w:val="en-US"/>
              </w:rPr>
              <w:t>231</w:t>
            </w:r>
          </w:p>
        </w:tc>
        <w:tc>
          <w:tcPr>
            <w:tcW w:w="60.75pt" w:type="dxa"/>
          </w:tcPr>
          <w:p w14:paraId="1FB2A1B9" w14:textId="65607F39" w:rsidR="009D5337" w:rsidRDefault="2A68F467" w:rsidP="2A68F467">
            <w:pPr>
              <w:pStyle w:val="BodyText"/>
              <w:ind w:firstLine="0pt"/>
              <w:jc w:val="center"/>
              <w:rPr>
                <w:lang w:val="en-US"/>
              </w:rPr>
            </w:pPr>
            <w:r w:rsidRPr="2A68F467">
              <w:rPr>
                <w:lang w:val="en-US"/>
              </w:rPr>
              <w:t>797</w:t>
            </w:r>
            <w:r w:rsidR="27BE0E02" w:rsidRPr="2A68F467">
              <w:rPr>
                <w:lang w:val="en-US"/>
              </w:rPr>
              <w:t>K</w:t>
            </w:r>
          </w:p>
        </w:tc>
      </w:tr>
    </w:tbl>
    <w:p w14:paraId="5003AE2D" w14:textId="6E6F8694" w:rsidR="009D5337" w:rsidRDefault="3982EAAE" w:rsidP="137267EC">
      <w:pPr>
        <w:pStyle w:val="BodyText"/>
        <w:ind w:firstLine="0pt"/>
        <w:jc w:val="center"/>
        <w:rPr>
          <w:lang w:val="en-US"/>
        </w:rPr>
      </w:pPr>
      <w:r w:rsidRPr="792AE9C2">
        <w:rPr>
          <w:b/>
          <w:bCs/>
          <w:lang w:val="en-US"/>
        </w:rPr>
        <w:t>T</w:t>
      </w:r>
      <w:r w:rsidR="4D7C5B19" w:rsidRPr="792AE9C2">
        <w:rPr>
          <w:b/>
          <w:bCs/>
          <w:lang w:val="en-US"/>
        </w:rPr>
        <w:t>abel</w:t>
      </w:r>
      <w:r w:rsidRPr="137267EC">
        <w:rPr>
          <w:b/>
          <w:bCs/>
          <w:lang w:val="en-US"/>
        </w:rPr>
        <w:t xml:space="preserve"> </w:t>
      </w:r>
      <w:r w:rsidR="00BF33A1">
        <w:rPr>
          <w:b/>
          <w:bCs/>
          <w:lang w:val="en-US"/>
        </w:rPr>
        <w:t>6</w:t>
      </w:r>
      <w:r w:rsidRPr="137267EC">
        <w:rPr>
          <w:b/>
          <w:bCs/>
          <w:lang w:val="en-US"/>
        </w:rPr>
        <w:t>:</w:t>
      </w:r>
      <w:r w:rsidRPr="137267EC">
        <w:rPr>
          <w:lang w:val="en-US"/>
        </w:rPr>
        <w:t xml:space="preserve"> Efek perbandingan filter pada </w:t>
      </w:r>
      <w:r w:rsidR="00E70CCD">
        <w:rPr>
          <w:lang w:val="en-US"/>
        </w:rPr>
        <w:t>Cropped PlantDoc</w:t>
      </w:r>
      <w:r w:rsidRPr="137267EC">
        <w:rPr>
          <w:lang w:val="en-US"/>
        </w:rPr>
        <w:t xml:space="preserve"> Dataset</w:t>
      </w:r>
    </w:p>
    <w:p w14:paraId="6C07CA2C" w14:textId="45DB035E" w:rsidR="1572FC70" w:rsidRDefault="00BF33A1" w:rsidP="358E2A7D">
      <w:pPr>
        <w:pStyle w:val="BodyText"/>
        <w:ind w:firstLine="0pt"/>
        <w:rPr>
          <w:lang w:val="en-US"/>
        </w:rPr>
      </w:pPr>
      <w:r>
        <w:tab/>
      </w:r>
      <w:r w:rsidR="358E2A7D">
        <w:t xml:space="preserve">Berdasarkan percobaan kami, model EfficientNetV2 masih belum mampu bekerja dengan baik pada Cropped PlantDoc dataset. Kami menduga hal ini terjadi karena </w:t>
      </w:r>
      <w:r w:rsidR="46CF5581">
        <w:t>perbedaan arsitektur yang cukup jauh antara</w:t>
      </w:r>
      <w:r w:rsidR="20BF457C">
        <w:t xml:space="preserve"> </w:t>
      </w:r>
      <w:r w:rsidR="46CF5581">
        <w:t xml:space="preserve">EfficientNetV2 dan Inception V3. </w:t>
      </w:r>
      <w:r w:rsidR="1572FC70">
        <w:tab/>
      </w:r>
    </w:p>
    <w:p w14:paraId="156F9C6C" w14:textId="39FF0E52" w:rsidR="4D085E61" w:rsidRDefault="4D085E61" w:rsidP="358E2A7D"/>
    <w:p w14:paraId="1DA7DFE1" w14:textId="563D3806" w:rsidR="2A3AC73C" w:rsidRDefault="2A3AC73C" w:rsidP="2A3AC73C">
      <w:pPr>
        <w:pStyle w:val="Heading1"/>
      </w:pPr>
      <w:r>
        <w:t>conclusion</w:t>
      </w:r>
    </w:p>
    <w:p w14:paraId="20CDDDA5" w14:textId="2118492F" w:rsidR="0567790D" w:rsidRDefault="0567790D" w:rsidP="2A3AC73C">
      <w:pPr>
        <w:spacing w:after="12pt"/>
        <w:jc w:val="both"/>
      </w:pPr>
      <w:r w:rsidRPr="2A3AC73C">
        <w:rPr>
          <w:rFonts w:eastAsia="Times New Roman"/>
        </w:rPr>
        <w:t xml:space="preserve">  Pada dataset PlantVillage, arsitektur EfficientNetV2 masih belum mampu mengungguli model InceptionV3 </w:t>
      </w:r>
      <w:r>
        <w:t xml:space="preserve">milik Schuler et al. </w:t>
      </w:r>
      <w:hyperlink w:anchor="eight">
        <w:r w:rsidRPr="2A3AC73C">
          <w:rPr>
            <w:rStyle w:val="Hyperlink"/>
          </w:rPr>
          <w:t>[8]</w:t>
        </w:r>
      </w:hyperlink>
      <w:r w:rsidRPr="2A3AC73C">
        <w:rPr>
          <w:rFonts w:eastAsia="Times New Roman"/>
        </w:rPr>
        <w:t xml:space="preserve"> dalam hal akurasi. Namun, keunggulan utama EfficientNetV2 terletak pada waktu training yang jauh lebih cepat dibandingkan InceptionV3, menunjukkan efisiensi yang lebih tinggi dalam komputasi. Di sisi lain, pada dataset PlantDoc, EfficientNetV2 mengalami overfitting yang signifikan, dengan akurasi hanya mencapai 30%, jauh di bawah InceptionV3 yang berhasil mencapai 65%.</w:t>
      </w:r>
    </w:p>
    <w:p w14:paraId="5CA6B8A4" w14:textId="07014C3B" w:rsidR="0567790D" w:rsidRDefault="0567790D" w:rsidP="2A3AC73C">
      <w:pPr>
        <w:spacing w:after="12pt"/>
        <w:jc w:val="both"/>
      </w:pPr>
      <w:r w:rsidRPr="2A3AC73C">
        <w:rPr>
          <w:rFonts w:eastAsia="Times New Roman"/>
        </w:rPr>
        <w:t xml:space="preserve">  Berdasarkan penelitian yang kami lakukan, memecah 4 </w:t>
      </w:r>
      <w:r w:rsidR="004C6C29" w:rsidRPr="004C6C29">
        <w:rPr>
          <w:rFonts w:eastAsia="Times New Roman"/>
          <w:i/>
          <w:iCs/>
        </w:rPr>
        <w:t>block</w:t>
      </w:r>
      <w:r w:rsidRPr="2A3AC73C">
        <w:rPr>
          <w:rFonts w:eastAsia="Times New Roman"/>
        </w:rPr>
        <w:t xml:space="preserve"> pertama dari EfficientNetV2 terbukti memberikan hasil yang paling optimal. Jumlah</w:t>
      </w:r>
      <w:r w:rsidR="004C6C29">
        <w:rPr>
          <w:rFonts w:eastAsia="Times New Roman"/>
        </w:rPr>
        <w:t xml:space="preserve"> </w:t>
      </w:r>
      <w:r w:rsidR="004C6C29" w:rsidRPr="004C6C29">
        <w:rPr>
          <w:rFonts w:eastAsia="Times New Roman"/>
          <w:i/>
          <w:iCs/>
        </w:rPr>
        <w:t>block</w:t>
      </w:r>
      <w:r w:rsidRPr="2A3AC73C">
        <w:rPr>
          <w:rFonts w:eastAsia="Times New Roman"/>
        </w:rPr>
        <w:t xml:space="preserve"> ini memungkinkan model untuk memanfaatkan informasi dari channel kromatik dan akromatik secara lebih efektif, sehingga meningkatkan akurasi keseluruhan model dalam klasifikasi penyakit tanaman.</w:t>
      </w:r>
    </w:p>
    <w:p w14:paraId="329D6DBC" w14:textId="0CE7C062" w:rsidR="0567790D" w:rsidRDefault="0567790D" w:rsidP="2A3AC73C">
      <w:pPr>
        <w:jc w:val="both"/>
      </w:pPr>
      <w:r w:rsidRPr="2A3AC73C">
        <w:rPr>
          <w:rFonts w:eastAsia="Times New Roman"/>
        </w:rPr>
        <w:t xml:space="preserve">   Penelitian menunjukkan bahwa distribusi filter yang paling efektif antara kedua cabang EfficientNetV2 adalah dengan mengalokasikan 50% hingga 80% filter ke cabang AB. Proporsi ini memberikan keseimbangan yang optimal antara pemrosesan informasi kromatik dan akromatik, yang pada </w:t>
      </w:r>
      <w:r w:rsidRPr="2A3AC73C">
        <w:rPr>
          <w:rFonts w:eastAsia="Times New Roman"/>
        </w:rPr>
        <w:lastRenderedPageBreak/>
        <w:t>akhirnya menghasilkan peningkatan akurasi model yang signifikan dalam tugas klasifikasi penyakit tanaman.</w:t>
      </w:r>
    </w:p>
    <w:p w14:paraId="2DD9BE29" w14:textId="2B9CC81F" w:rsidR="358E2A7D" w:rsidRDefault="358E2A7D" w:rsidP="358E2A7D"/>
    <w:p w14:paraId="15CB1E13" w14:textId="7A504429" w:rsidR="009303D9" w:rsidRPr="009C259A" w:rsidRDefault="009303D9" w:rsidP="002F527D">
      <w:pPr>
        <w:pStyle w:val="Heading5"/>
      </w:pPr>
      <w:r w:rsidRPr="009C259A">
        <w:t>References</w:t>
      </w:r>
    </w:p>
    <w:p w14:paraId="7A09E8D4" w14:textId="77777777" w:rsidR="00B5506A" w:rsidRDefault="00B5506A" w:rsidP="00B5506A">
      <w:pPr>
        <w:pStyle w:val="references"/>
        <w:spacing w:line="12pt" w:lineRule="auto"/>
        <w:jc w:val="start"/>
        <w:rPr>
          <w:lang w:val="en-ID"/>
        </w:rPr>
      </w:pPr>
      <w:bookmarkStart w:id="10" w:name="one"/>
      <w:r w:rsidRPr="00B5506A">
        <w:rPr>
          <w:lang w:val="en-ID"/>
        </w:rPr>
        <w:t>A. Adelaja and J. George, “Food and Agricultural Security: An introduction to the special issue,” </w:t>
      </w:r>
      <w:r w:rsidRPr="00B5506A">
        <w:rPr>
          <w:i/>
          <w:iCs/>
          <w:lang w:val="en-ID"/>
        </w:rPr>
        <w:t>Sustainability</w:t>
      </w:r>
      <w:r w:rsidRPr="00B5506A">
        <w:rPr>
          <w:lang w:val="en-ID"/>
        </w:rPr>
        <w:t>, vol. 13, no. 21, p. 12129, Nov. 2021, doi: 10.3390/su132112129.</w:t>
      </w:r>
    </w:p>
    <w:p w14:paraId="3262EFAA" w14:textId="77777777" w:rsidR="00743A1B" w:rsidRDefault="00743A1B" w:rsidP="00743A1B">
      <w:pPr>
        <w:pStyle w:val="references"/>
      </w:pPr>
      <w:bookmarkStart w:id="11" w:name="two"/>
      <w:bookmarkEnd w:id="10"/>
      <w:r>
        <w:t>G. A. Gina, N. A. Mariya, N. C. Natalia, N. S. Nispuana, N. M. F. Wijaya, and N. M. Y. Phalepi, “THE ROLE OF THE AGRICULTURAL SECTOR ON ECONOMIC GROWTH IN INDONESIA,”</w:t>
      </w:r>
      <w:r>
        <w:rPr>
          <w:rStyle w:val="apple-converted-space"/>
          <w:color w:val="000000"/>
        </w:rPr>
        <w:t> </w:t>
      </w:r>
      <w:r>
        <w:rPr>
          <w:i/>
          <w:iCs/>
        </w:rPr>
        <w:t>Indonesian Journal of Multidisciplinary Sciences</w:t>
      </w:r>
      <w:r>
        <w:t>, vol. 2, no. 1, pp. 167–179, Jun. 2023, doi:</w:t>
      </w:r>
      <w:r>
        <w:rPr>
          <w:rStyle w:val="apple-converted-space"/>
          <w:color w:val="000000"/>
        </w:rPr>
        <w:t> </w:t>
      </w:r>
      <w:r>
        <w:rPr>
          <w:rStyle w:val="url"/>
          <w:color w:val="000000"/>
        </w:rPr>
        <w:t>10.59066/ijoms.v2i1.325</w:t>
      </w:r>
      <w:r>
        <w:t>.</w:t>
      </w:r>
    </w:p>
    <w:p w14:paraId="0871E8BF" w14:textId="77777777" w:rsidR="00E734AD" w:rsidRDefault="00E734AD" w:rsidP="00E734AD">
      <w:pPr>
        <w:pStyle w:val="references"/>
      </w:pPr>
      <w:bookmarkStart w:id="12" w:name="three"/>
      <w:bookmarkEnd w:id="11"/>
      <w:r>
        <w:t>B. Richard, A. Qi, and B. D. L. Fitt, “Control of crop diseases through Integrated Crop Management to deliver climate‐smart farming systems for low‐ and high‐input crop production,”</w:t>
      </w:r>
      <w:r>
        <w:rPr>
          <w:rStyle w:val="apple-converted-space"/>
          <w:color w:val="000000"/>
        </w:rPr>
        <w:t> </w:t>
      </w:r>
      <w:r>
        <w:rPr>
          <w:i/>
          <w:iCs/>
        </w:rPr>
        <w:t>Plant Pathology</w:t>
      </w:r>
      <w:r>
        <w:t>, vol. 71, no. 1, pp. 187–206, Oct. 2021, doi:</w:t>
      </w:r>
      <w:r>
        <w:rPr>
          <w:rStyle w:val="apple-converted-space"/>
          <w:color w:val="000000"/>
        </w:rPr>
        <w:t> </w:t>
      </w:r>
      <w:r>
        <w:rPr>
          <w:rStyle w:val="url"/>
          <w:color w:val="000000"/>
        </w:rPr>
        <w:t>10.1111/ppa.13493</w:t>
      </w:r>
      <w:r>
        <w:t>.</w:t>
      </w:r>
    </w:p>
    <w:p w14:paraId="4B88D4ED" w14:textId="77777777" w:rsidR="00001B37" w:rsidRDefault="00001B37" w:rsidP="00001B37">
      <w:pPr>
        <w:pStyle w:val="references"/>
      </w:pPr>
      <w:bookmarkStart w:id="13" w:name="four"/>
      <w:bookmarkEnd w:id="12"/>
      <w:r>
        <w:t>S. Mathulaprangsan, K. Lanthong, D. Jetpipattanapong, S. Sateanpattanakul, and S. Patarapuwadol, “Rice diseases recognition using effective deep learning models,”</w:t>
      </w:r>
      <w:r>
        <w:rPr>
          <w:rStyle w:val="apple-converted-space"/>
          <w:color w:val="000000"/>
        </w:rPr>
        <w:t> </w:t>
      </w:r>
      <w:r>
        <w:rPr>
          <w:i/>
          <w:iCs/>
        </w:rPr>
        <w:t>2020 Joint International Conference on Digital Arts, Media and Technology With ECTI Northern Section Conference on Electrical, Electronics, Computer and Telecommunications Engineering (ECTI DAMT &amp; NCON)</w:t>
      </w:r>
      <w:r>
        <w:t>, Mar. 2020, doi:</w:t>
      </w:r>
      <w:r>
        <w:rPr>
          <w:rStyle w:val="apple-converted-space"/>
          <w:color w:val="000000"/>
        </w:rPr>
        <w:t> </w:t>
      </w:r>
      <w:r>
        <w:rPr>
          <w:rStyle w:val="url"/>
          <w:color w:val="000000"/>
        </w:rPr>
        <w:t>10.1109/ectidamtncon48261.2020.9090709</w:t>
      </w:r>
      <w:r>
        <w:t>.</w:t>
      </w:r>
    </w:p>
    <w:p w14:paraId="4D61A7AD" w14:textId="77777777" w:rsidR="00D420E3" w:rsidRDefault="00D420E3" w:rsidP="00D420E3">
      <w:pPr>
        <w:pStyle w:val="references"/>
      </w:pPr>
      <w:bookmarkStart w:id="14" w:name="five"/>
      <w:bookmarkEnd w:id="13"/>
      <w:r>
        <w:t>H. G. C, E. Dhinesh, and A. Jagan, “Detection of leaf disease using principal component analysis and linear support vector machine,”</w:t>
      </w:r>
      <w:r>
        <w:rPr>
          <w:rStyle w:val="apple-converted-space"/>
          <w:color w:val="000000"/>
        </w:rPr>
        <w:t> </w:t>
      </w:r>
      <w:r>
        <w:rPr>
          <w:i/>
          <w:iCs/>
        </w:rPr>
        <w:t>2019 11th International Conference on Advanced Computing (ICoAC)</w:t>
      </w:r>
      <w:r>
        <w:t>, Dec. 2019, doi:</w:t>
      </w:r>
      <w:r>
        <w:rPr>
          <w:rStyle w:val="apple-converted-space"/>
          <w:color w:val="000000"/>
        </w:rPr>
        <w:t> </w:t>
      </w:r>
      <w:r>
        <w:rPr>
          <w:rStyle w:val="url"/>
          <w:color w:val="000000"/>
        </w:rPr>
        <w:t>10.1109/icoac48765.2019.246866</w:t>
      </w:r>
      <w:r>
        <w:t>.</w:t>
      </w:r>
    </w:p>
    <w:p w14:paraId="18BBCA4C" w14:textId="77777777" w:rsidR="006E1399" w:rsidRDefault="006E1399" w:rsidP="006E1399">
      <w:pPr>
        <w:pStyle w:val="references"/>
      </w:pPr>
      <w:bookmarkStart w:id="15" w:name="six"/>
      <w:bookmarkEnd w:id="14"/>
      <w:r>
        <w:t>W. B. Demilie, “Plant disease detection and classification techniques: a comparative study of the performances,”</w:t>
      </w:r>
      <w:r>
        <w:rPr>
          <w:rStyle w:val="apple-converted-space"/>
          <w:color w:val="000000"/>
        </w:rPr>
        <w:t> </w:t>
      </w:r>
      <w:r>
        <w:rPr>
          <w:i/>
          <w:iCs/>
        </w:rPr>
        <w:t>Journal of Big Data</w:t>
      </w:r>
      <w:r>
        <w:t>, vol. 11, no. 1, Jan. 2024, doi:</w:t>
      </w:r>
      <w:r>
        <w:rPr>
          <w:rStyle w:val="apple-converted-space"/>
          <w:color w:val="000000"/>
        </w:rPr>
        <w:t> </w:t>
      </w:r>
      <w:r>
        <w:rPr>
          <w:rStyle w:val="url"/>
          <w:color w:val="000000"/>
        </w:rPr>
        <w:t>10.1186/s40537-023-00863-9</w:t>
      </w:r>
      <w:r>
        <w:t>.</w:t>
      </w:r>
    </w:p>
    <w:p w14:paraId="170BD002" w14:textId="77777777" w:rsidR="005127A0" w:rsidRDefault="00F54469" w:rsidP="00F54469">
      <w:pPr>
        <w:pStyle w:val="references"/>
        <w:rPr>
          <w:lang w:val="en-ID"/>
        </w:rPr>
      </w:pPr>
      <w:bookmarkStart w:id="16" w:name="seven"/>
      <w:bookmarkEnd w:id="15"/>
      <w:r w:rsidRPr="00F54469">
        <w:rPr>
          <w:lang w:val="en-ID"/>
        </w:rPr>
        <w:t>Chaudhary, P., Chaudhari, A., and Go- dara, S. Color transform based approach for dis- ease spot detection on plant leaf. International Journal of Computer Science and Telecommuni- cations 3 (06 2012), 65–70.</w:t>
      </w:r>
    </w:p>
    <w:p w14:paraId="1D0DE8BD" w14:textId="77777777" w:rsidR="005127A0" w:rsidRDefault="005127A0" w:rsidP="005127A0">
      <w:pPr>
        <w:pStyle w:val="references"/>
      </w:pPr>
      <w:bookmarkStart w:id="17" w:name="eight"/>
      <w:r>
        <w:t>J. P. S. Schuler, S. Romani, M. Abdel-Nasser, H. Rashwan, and D. Puig, “Color-Aware Two-Branch DCNN for efficient plant disease classification,”</w:t>
      </w:r>
      <w:r>
        <w:rPr>
          <w:rStyle w:val="apple-converted-space"/>
          <w:color w:val="000000"/>
        </w:rPr>
        <w:t> </w:t>
      </w:r>
      <w:r>
        <w:rPr>
          <w:i/>
          <w:iCs/>
        </w:rPr>
        <w:t>Mendel ... (Brno. On-line)/Mendel ...</w:t>
      </w:r>
      <w:r>
        <w:t>, vol. 28, no. 1, pp. 55–62, Jun. 2022, doi:</w:t>
      </w:r>
      <w:r>
        <w:rPr>
          <w:rStyle w:val="apple-converted-space"/>
          <w:color w:val="000000"/>
        </w:rPr>
        <w:t> </w:t>
      </w:r>
      <w:r>
        <w:rPr>
          <w:rStyle w:val="url"/>
          <w:color w:val="000000"/>
        </w:rPr>
        <w:t>10.13164/mendel.2022.1.055</w:t>
      </w:r>
      <w:r>
        <w:t>.</w:t>
      </w:r>
    </w:p>
    <w:bookmarkEnd w:id="17"/>
    <w:p w14:paraId="46E0F1D7" w14:textId="77777777" w:rsidR="00D61BFE" w:rsidRPr="00D61BFE" w:rsidRDefault="00F54469" w:rsidP="00D61BFE">
      <w:pPr>
        <w:pStyle w:val="references"/>
      </w:pPr>
      <w:r w:rsidRPr="00F54469">
        <w:rPr>
          <w:lang w:val="en-ID"/>
        </w:rPr>
        <w:t xml:space="preserve"> </w:t>
      </w:r>
      <w:r w:rsidR="00D61BFE" w:rsidRPr="00D61BFE">
        <w:t>Y. Toda and F. Okura, “How convolutional neural networks diagnose plant Disease,” </w:t>
      </w:r>
      <w:r w:rsidR="00D61BFE" w:rsidRPr="00D61BFE">
        <w:rPr>
          <w:i/>
          <w:iCs/>
        </w:rPr>
        <w:t>Plant Phenomics</w:t>
      </w:r>
      <w:r w:rsidR="00D61BFE" w:rsidRPr="00D61BFE">
        <w:t>, vol. 2019, Jan. 2019, doi: 10.34133/2019/9237136.</w:t>
      </w:r>
    </w:p>
    <w:p w14:paraId="566DA50B" w14:textId="77777777" w:rsidR="00F42548" w:rsidRPr="00F42548" w:rsidRDefault="00F42548" w:rsidP="00F42548">
      <w:pPr>
        <w:pStyle w:val="references"/>
        <w:rPr>
          <w:lang w:val="en-ID"/>
        </w:rPr>
      </w:pPr>
      <w:bookmarkStart w:id="18" w:name="ten"/>
      <w:r w:rsidRPr="00F42548">
        <w:rPr>
          <w:lang w:val="en-ID"/>
        </w:rPr>
        <w:t xml:space="preserve">Ü. Atila, M. Uçar, K. Akyol, and E. Uçar, “Plant leaf disease classification using EfficientNet deep learning model,” </w:t>
      </w:r>
      <w:r w:rsidRPr="00F42548">
        <w:rPr>
          <w:i/>
          <w:iCs/>
          <w:lang w:val="en-ID"/>
        </w:rPr>
        <w:t>Ecological Informatics</w:t>
      </w:r>
      <w:r w:rsidRPr="00F42548">
        <w:rPr>
          <w:lang w:val="en-ID"/>
        </w:rPr>
        <w:t>, vol. 61, p. 101182, Mar. 2021, doi: 10.1016/j.ecoinf.2020.101182.</w:t>
      </w:r>
    </w:p>
    <w:p w14:paraId="4CF9B5FB" w14:textId="77777777" w:rsidR="006E05F2" w:rsidRPr="006E05F2" w:rsidRDefault="006E05F2" w:rsidP="006E05F2">
      <w:pPr>
        <w:pStyle w:val="references"/>
        <w:rPr>
          <w:lang w:val="en-ID"/>
        </w:rPr>
      </w:pPr>
      <w:bookmarkStart w:id="19" w:name="eleven"/>
      <w:bookmarkEnd w:id="18"/>
      <w:r w:rsidRPr="006E05F2">
        <w:rPr>
          <w:lang w:val="en-ID"/>
        </w:rPr>
        <w:t xml:space="preserve">G. G and A. P. J, “Identification of plant leaf diseases using a nine-layer deep convolutional neural network,” </w:t>
      </w:r>
      <w:r w:rsidRPr="006E05F2">
        <w:rPr>
          <w:i/>
          <w:iCs/>
          <w:lang w:val="en-ID"/>
        </w:rPr>
        <w:t>Computers &amp; Electrical Engineering</w:t>
      </w:r>
      <w:r w:rsidRPr="006E05F2">
        <w:rPr>
          <w:lang w:val="en-ID"/>
        </w:rPr>
        <w:t>, vol. 76, pp. 323–338, Jun. 2019, doi: 10.1016/j.compeleceng.2019.04.011.</w:t>
      </w:r>
    </w:p>
    <w:p w14:paraId="38171F09" w14:textId="17A608F4" w:rsidR="00F54469" w:rsidRDefault="006B05BF" w:rsidP="00F54469">
      <w:pPr>
        <w:pStyle w:val="references"/>
        <w:rPr>
          <w:lang w:val="en-ID"/>
        </w:rPr>
      </w:pPr>
      <w:bookmarkStart w:id="20" w:name="twelve"/>
      <w:bookmarkEnd w:id="19"/>
      <w:r w:rsidRPr="006B05BF">
        <w:t>A. Ali, “PlantVillage Dataset,” Kaggle, 2019. https://www.kaggle.com/datasets/abdallahalidev/plantvillage-dataset (accessed Jun. 27, 2024).</w:t>
      </w:r>
      <w:bookmarkEnd w:id="20"/>
    </w:p>
    <w:p w14:paraId="5595696F" w14:textId="2706D324" w:rsidR="00DB23D0" w:rsidRPr="0049386F" w:rsidRDefault="00963F79" w:rsidP="00F54469">
      <w:pPr>
        <w:pStyle w:val="references"/>
        <w:rPr>
          <w:lang w:val="en-ID"/>
        </w:rPr>
      </w:pPr>
      <w:bookmarkStart w:id="21" w:name="thirteen"/>
      <w:r w:rsidRPr="00963F79">
        <w:t>P. Kayal, “pratikkayal/PlantDoc-Object-Detection-Dataset,” GitHub, Nov. 23, 2019. https://github.com/pratikkayal/PlantDoc-Object-Detection-Dataset (accessed Jun. 27, 2024).</w:t>
      </w:r>
      <w:bookmarkEnd w:id="21"/>
    </w:p>
    <w:p w14:paraId="442CA35F" w14:textId="77777777" w:rsidR="00100FE1" w:rsidRPr="00100FE1" w:rsidRDefault="00100FE1" w:rsidP="009B701B">
      <w:pPr>
        <w:pStyle w:val="references"/>
        <w:ind w:start="0pt"/>
        <w:rPr>
          <w:del w:id="22" w:author="NICHOLAS GUNAWAN" w:date="2024-06-27T19:01:00Z"/>
          <w:lang w:eastAsia="ko-KR"/>
        </w:rPr>
      </w:pPr>
      <w:bookmarkStart w:id="23" w:name="fourteen"/>
      <w:r w:rsidRPr="00100FE1">
        <w:rPr>
          <w:lang w:eastAsia="ko-KR"/>
        </w:rPr>
        <w:t xml:space="preserve">keras-team, “Keras,” </w:t>
      </w:r>
      <w:r w:rsidRPr="00100FE1">
        <w:rPr>
          <w:i/>
          <w:iCs/>
          <w:lang w:eastAsia="ko-KR"/>
        </w:rPr>
        <w:t>GitHub</w:t>
      </w:r>
      <w:r w:rsidRPr="00100FE1">
        <w:rPr>
          <w:lang w:eastAsia="ko-KR"/>
        </w:rPr>
        <w:t>, Mar. 27, 2015. https://github.com/keras-team/keras (accessed Jun. 27, 2024).</w:t>
      </w:r>
    </w:p>
    <w:p w14:paraId="705CE353" w14:textId="77777777" w:rsidR="009B701B" w:rsidRPr="0049386F" w:rsidRDefault="009B701B" w:rsidP="00F54469">
      <w:pPr>
        <w:pStyle w:val="references"/>
        <w:rPr>
          <w:lang w:val="en-ID"/>
        </w:rPr>
      </w:pPr>
    </w:p>
    <w:bookmarkEnd w:id="23"/>
    <w:p w14:paraId="55177522" w14:textId="77777777" w:rsidR="00100FE1" w:rsidRPr="00F54469" w:rsidRDefault="00100FE1" w:rsidP="009B701B">
      <w:pPr>
        <w:pStyle w:val="references"/>
        <w:numPr>
          <w:ilvl w:val="0"/>
          <w:numId w:val="0"/>
        </w:numPr>
        <w:rPr>
          <w:lang w:val="en-ID"/>
        </w:rPr>
      </w:pPr>
    </w:p>
    <w:bookmarkEnd w:id="16"/>
    <w:p w14:paraId="1B83E8C5" w14:textId="77777777" w:rsidR="00743A1B" w:rsidRPr="00B5506A" w:rsidRDefault="00743A1B" w:rsidP="00F54469">
      <w:pPr>
        <w:pStyle w:val="references"/>
        <w:numPr>
          <w:ilvl w:val="0"/>
          <w:numId w:val="0"/>
        </w:numPr>
        <w:spacing w:line="12pt" w:lineRule="auto"/>
        <w:jc w:val="start"/>
        <w:rPr>
          <w:lang w:val="en-ID"/>
        </w:rPr>
      </w:pPr>
    </w:p>
    <w:p w14:paraId="2B7CB615" w14:textId="77777777" w:rsidR="00816184" w:rsidRDefault="00816184" w:rsidP="008B6524">
      <w:pPr>
        <w:pStyle w:val="references"/>
        <w:numPr>
          <w:ilvl w:val="0"/>
          <w:numId w:val="0"/>
        </w:numPr>
        <w:spacing w:line="12pt" w:lineRule="auto"/>
        <w:ind w:start="18pt" w:hanging="18pt"/>
        <w:jc w:val="center"/>
        <w:rPr>
          <w:rFonts w:eastAsia="SimSun"/>
          <w:b/>
          <w:noProof w:val="0"/>
          <w:color w:val="FFC000"/>
          <w:spacing w:val="-1"/>
          <w:sz w:val="20"/>
          <w:szCs w:val="20"/>
          <w:lang w:eastAsia="x-none"/>
        </w:rPr>
      </w:pPr>
    </w:p>
    <w:p w14:paraId="43E9F49C" w14:textId="77C5A047" w:rsidR="00836367" w:rsidRPr="00F44186" w:rsidRDefault="00836367" w:rsidP="008B6524">
      <w:pPr>
        <w:pStyle w:val="references"/>
        <w:numPr>
          <w:ilvl w:val="0"/>
          <w:numId w:val="0"/>
        </w:numPr>
        <w:spacing w:line="12pt" w:lineRule="auto"/>
        <w:ind w:start="18pt" w:hanging="18pt"/>
        <w:jc w:val="center"/>
        <w:rPr>
          <w:rFonts w:eastAsia="SimSun"/>
          <w:b/>
          <w:noProof w:val="0"/>
          <w:color w:val="00B0F0"/>
          <w:spacing w:val="-1"/>
          <w:sz w:val="20"/>
          <w:szCs w:val="20"/>
          <w:lang w:eastAsia="x-none"/>
        </w:rPr>
        <w:sectPr w:rsidR="00836367" w:rsidRPr="00F44186" w:rsidSect="003B4E04">
          <w:type w:val="continuous"/>
          <w:pgSz w:w="595.30pt" w:h="841.90pt" w:code="9"/>
          <w:pgMar w:top="54pt" w:right="45.35pt" w:bottom="72pt" w:left="45.35pt" w:header="36pt" w:footer="36pt" w:gutter="0pt"/>
          <w:cols w:num="2" w:space="18pt"/>
          <w:docGrid w:linePitch="360"/>
        </w:sectPr>
      </w:pPr>
    </w:p>
    <w:p w14:paraId="0159E230" w14:textId="0597DF04" w:rsidR="009303D9" w:rsidRPr="009C259A" w:rsidRDefault="009303D9" w:rsidP="005B520E"/>
    <w:sectPr w:rsidR="009303D9" w:rsidRPr="009C259A" w:rsidSect="003B4E04">
      <w:type w:val="continuous"/>
      <w:pgSz w:w="595.30pt" w:h="841.90pt" w:code="9"/>
      <w:pgMar w:top="54pt" w:right="44.65pt" w:bottom="72pt" w:left="44.65pt" w:header="36pt" w:footer="36pt" w:gutter="0pt"/>
      <w:cols w:space="36pt"/>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mment w:id="1" w:author="NICHOLAS GUNAWAN" w:date="2024-06-27T13:41:00Z" w:initials="MOU">
    <w:p w14:paraId="0FE21541" w14:textId="77777777" w:rsidR="00402725" w:rsidRDefault="00402725" w:rsidP="00402725">
      <w:pPr>
        <w:jc w:val="start"/>
      </w:pPr>
      <w:r>
        <w:rPr>
          <w:rStyle w:val="CommentReference"/>
        </w:rPr>
        <w:annotationRef/>
      </w:r>
      <w:r>
        <w:rPr>
          <w:color w:val="000000"/>
        </w:rPr>
        <w:t>nanti diganti</w:t>
      </w:r>
    </w:p>
  </w:comment>
  <w:comment w:id="0" w:author="DARRELL CORNELIUS RIVALDO" w:date="2024-06-27T15:55:00Z" w:initials="L">
    <w:p w14:paraId="6F562618" w14:textId="77777777" w:rsidR="00402725" w:rsidRDefault="00402725" w:rsidP="00402725">
      <w:pPr>
        <w:pStyle w:val="CommentText"/>
        <w:jc w:val="start"/>
      </w:pPr>
      <w:r>
        <w:rPr>
          <w:rStyle w:val="CommentReference"/>
        </w:rPr>
        <w:annotationRef/>
      </w:r>
      <w:r>
        <w:t>Hrs e gini</w:t>
      </w:r>
    </w:p>
  </w:comment>
  <w:comment w:id="3" w:author="NICHOLAS GUNAWAN" w:date="2024-06-27T13:41:00Z" w:initials="MOU">
    <w:p w14:paraId="6192F663" w14:textId="77777777" w:rsidR="00584B10" w:rsidRDefault="00584B10" w:rsidP="00584B10">
      <w:pPr>
        <w:jc w:val="start"/>
      </w:pPr>
      <w:r>
        <w:rPr>
          <w:rStyle w:val="CommentReference"/>
        </w:rPr>
        <w:annotationRef/>
      </w:r>
      <w:r>
        <w:rPr>
          <w:color w:val="000000"/>
        </w:rPr>
        <w:t>nanti diganti</w:t>
      </w:r>
    </w:p>
  </w:comment>
  <w:comment w:id="4" w:author="DARRELL CORNELIUS RIVALDO" w:date="2024-06-27T15:55:00Z" w:initials="L">
    <w:p w14:paraId="37F7EACC" w14:textId="77777777" w:rsidR="009E2C67" w:rsidRDefault="009E2C67" w:rsidP="009E2C67">
      <w:pPr>
        <w:pStyle w:val="CommentText"/>
        <w:jc w:val="start"/>
      </w:pPr>
      <w:r>
        <w:rPr>
          <w:rStyle w:val="CommentReference"/>
        </w:rPr>
        <w:annotationRef/>
      </w:r>
      <w:r>
        <w:t>Hrs e gini</w:t>
      </w:r>
    </w:p>
  </w:comment>
</w:comments>
</file>

<file path=word/commentsExtended.xml><?xml version="1.0" encoding="utf-8"?>
<w15:comments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15:commentEx w15:paraId="0FE21541" w15:done="1"/>
  <w15:commentEx w15:paraId="6F562618" w15:paraIdParent="0FE21541" w15:done="1"/>
  <w15:commentEx w15:paraId="6192F663" w15:done="1"/>
  <w15:commentEx w15:paraId="37F7EACC" w15:paraIdParent="6192F663" w15:done="1"/>
</w15:commentsEx>
</file>

<file path=word/commentsExtensible.xml><?xml version="1.0" encoding="utf-8"?>
<w16cex:commentsExtensib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cr w16du wne wp14">
  <w16cex:commentExtensible w16cex:durableId="6C15E7E7" w16cex:dateUtc="2024-06-27T06:41:00Z"/>
  <w16cex:commentExtensible w16cex:durableId="52C3F0D8" w16cex:dateUtc="2024-06-27T08:55:00Z"/>
  <w16cex:commentExtensible w16cex:durableId="2785A3AA" w16cex:dateUtc="2024-06-27T06:41:00Z"/>
  <w16cex:commentExtensible w16cex:durableId="64377662" w16cex:dateUtc="2024-06-27T08:55:00Z"/>
</w16cex:commentsExtensible>
</file>

<file path=word/commentsIds.xml><?xml version="1.0" encoding="utf-8"?>
<w16cid:commentsId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16cid:commentId w16cid:paraId="0FE21541" w16cid:durableId="6C15E7E7"/>
  <w16cid:commentId w16cid:paraId="6F562618" w16cid:durableId="52C3F0D8"/>
  <w16cid:commentId w16cid:paraId="6192F663" w16cid:durableId="2785A3AA"/>
  <w16cid:commentId w16cid:paraId="37F7EACC" w16cid:durableId="64377662"/>
</w16cid:commentsIds>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5E035A80" w14:textId="77777777" w:rsidR="008E0A9A" w:rsidRDefault="008E0A9A" w:rsidP="001A3B3D">
      <w:r>
        <w:separator/>
      </w:r>
    </w:p>
  </w:endnote>
  <w:endnote w:type="continuationSeparator" w:id="0">
    <w:p w14:paraId="27D523B6" w14:textId="77777777" w:rsidR="008E0A9A" w:rsidRDefault="008E0A9A" w:rsidP="001A3B3D">
      <w:r>
        <w:continuationSeparator/>
      </w:r>
    </w:p>
  </w:endnote>
  <w:endnote w:type="continuationNotice" w:id="1">
    <w:p w14:paraId="2608064E" w14:textId="77777777" w:rsidR="008E0A9A" w:rsidRDefault="008E0A9A"/>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webkit-standard">
    <w:altName w:val="Cambria"/>
    <w:panose1 w:val="00000000000000000000"/>
    <w:charset w:characterSet="iso-8859-1"/>
    <w:family w:val="roman"/>
    <w:notTrueType/>
    <w:pitch w:val="default"/>
  </w:font>
  <w:font w:name="Malgun Gothic">
    <w:altName w:val="맑은 고딕"/>
    <w:panose1 w:val="020B0503020000020004"/>
    <w:charset w:characterSet="ks_c-5601-1987"/>
    <w:family w:val="swiss"/>
    <w:pitch w:val="variable"/>
    <w:sig w:usb0="9000002F" w:usb1="29D77CFB" w:usb2="00000012" w:usb3="00000000" w:csb0="00080001"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61843FB1"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5FE0B21A" w14:textId="77777777" w:rsidR="008E0A9A" w:rsidRDefault="008E0A9A" w:rsidP="001A3B3D">
      <w:r>
        <w:separator/>
      </w:r>
    </w:p>
  </w:footnote>
  <w:footnote w:type="continuationSeparator" w:id="0">
    <w:p w14:paraId="67A74CCF" w14:textId="77777777" w:rsidR="008E0A9A" w:rsidRDefault="008E0A9A" w:rsidP="001A3B3D">
      <w:r>
        <w:continuationSeparator/>
      </w:r>
    </w:p>
  </w:footnote>
  <w:footnote w:type="continuationNotice" w:id="1">
    <w:p w14:paraId="16FC3B65" w14:textId="77777777" w:rsidR="008E0A9A" w:rsidRDefault="008E0A9A"/>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FD262F46"/>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E46469B0"/>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30349B5E"/>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0BCE247A"/>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32B48462"/>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C8004E02"/>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E8EB290"/>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DA8CB452"/>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A160E26"/>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4AA2B010"/>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4B570AE7"/>
    <w:multiLevelType w:val="hybridMultilevel"/>
    <w:tmpl w:val="B31A7D8C"/>
    <w:lvl w:ilvl="0" w:tplc="991EA2D0">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A871C8E"/>
    <w:multiLevelType w:val="multilevel"/>
    <w:tmpl w:val="5038046C"/>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1"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120222232">
    <w:abstractNumId w:val="14"/>
  </w:num>
  <w:num w:numId="2" w16cid:durableId="1290478526">
    <w:abstractNumId w:val="21"/>
  </w:num>
  <w:num w:numId="3" w16cid:durableId="655651972">
    <w:abstractNumId w:val="13"/>
  </w:num>
  <w:num w:numId="4" w16cid:durableId="392586815">
    <w:abstractNumId w:val="16"/>
  </w:num>
  <w:num w:numId="5" w16cid:durableId="1041828771">
    <w:abstractNumId w:val="16"/>
  </w:num>
  <w:num w:numId="6" w16cid:durableId="1737362745">
    <w:abstractNumId w:val="16"/>
  </w:num>
  <w:num w:numId="7" w16cid:durableId="318120516">
    <w:abstractNumId w:val="16"/>
  </w:num>
  <w:num w:numId="8" w16cid:durableId="224414920">
    <w:abstractNumId w:val="19"/>
  </w:num>
  <w:num w:numId="9" w16cid:durableId="134227590">
    <w:abstractNumId w:val="22"/>
  </w:num>
  <w:num w:numId="10" w16cid:durableId="485099281">
    <w:abstractNumId w:val="15"/>
  </w:num>
  <w:num w:numId="11" w16cid:durableId="758210330">
    <w:abstractNumId w:val="12"/>
  </w:num>
  <w:num w:numId="12" w16cid:durableId="2112242798">
    <w:abstractNumId w:val="11"/>
  </w:num>
  <w:num w:numId="13" w16cid:durableId="127163372">
    <w:abstractNumId w:val="0"/>
  </w:num>
  <w:num w:numId="14" w16cid:durableId="1891768621">
    <w:abstractNumId w:val="10"/>
  </w:num>
  <w:num w:numId="15" w16cid:durableId="429862882">
    <w:abstractNumId w:val="8"/>
  </w:num>
  <w:num w:numId="16" w16cid:durableId="583150229">
    <w:abstractNumId w:val="7"/>
  </w:num>
  <w:num w:numId="17" w16cid:durableId="1095247015">
    <w:abstractNumId w:val="6"/>
  </w:num>
  <w:num w:numId="18" w16cid:durableId="1255434140">
    <w:abstractNumId w:val="5"/>
  </w:num>
  <w:num w:numId="19" w16cid:durableId="201602505">
    <w:abstractNumId w:val="9"/>
  </w:num>
  <w:num w:numId="20" w16cid:durableId="2129663462">
    <w:abstractNumId w:val="4"/>
  </w:num>
  <w:num w:numId="21" w16cid:durableId="1674261954">
    <w:abstractNumId w:val="3"/>
  </w:num>
  <w:num w:numId="22" w16cid:durableId="330643022">
    <w:abstractNumId w:val="2"/>
  </w:num>
  <w:num w:numId="23" w16cid:durableId="1552110207">
    <w:abstractNumId w:val="1"/>
  </w:num>
  <w:num w:numId="24" w16cid:durableId="340359556">
    <w:abstractNumId w:val="17"/>
  </w:num>
  <w:num w:numId="25" w16cid:durableId="1076123718">
    <w:abstractNumId w:val="18"/>
  </w:num>
  <w:num w:numId="26" w16cid:durableId="2143769120">
    <w:abstractNumId w:val="20"/>
  </w:num>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15:person w15:author="NICHOLAS GUNAWAN">
    <w15:presenceInfo w15:providerId="AD" w15:userId="S::c14210099@peterpetraacid.onmicrosoft.com::0784b614-17ec-466e-bfab-584003db5556"/>
  </w15:person>
  <w15:person w15:author="DARRELL CORNELIUS RIVALDO">
    <w15:presenceInfo w15:providerId="AD" w15:userId="S::c14210025@peterpetraacid.onmicrosoft.com::0ce2b292-2392-4abf-ac5e-1fb70c80c427"/>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36pt"/>
  <w:doNotHyphenateCaps/>
  <w:characterSpacingControl w:val="doNotCompress"/>
  <w:doNotValidateAgainstSchema/>
  <w:doNotDemarcateInvalidXml/>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225"/>
    <w:rsid w:val="00001B37"/>
    <w:rsid w:val="000023BF"/>
    <w:rsid w:val="00002B0D"/>
    <w:rsid w:val="00002D6D"/>
    <w:rsid w:val="000038B4"/>
    <w:rsid w:val="00003A40"/>
    <w:rsid w:val="000041D2"/>
    <w:rsid w:val="0000446B"/>
    <w:rsid w:val="00004B2D"/>
    <w:rsid w:val="000051DB"/>
    <w:rsid w:val="00005C7B"/>
    <w:rsid w:val="00006806"/>
    <w:rsid w:val="0000705A"/>
    <w:rsid w:val="00007120"/>
    <w:rsid w:val="00010410"/>
    <w:rsid w:val="00010FD1"/>
    <w:rsid w:val="00011205"/>
    <w:rsid w:val="00012806"/>
    <w:rsid w:val="000144EF"/>
    <w:rsid w:val="00015BFB"/>
    <w:rsid w:val="000164FC"/>
    <w:rsid w:val="000166ED"/>
    <w:rsid w:val="00016C7E"/>
    <w:rsid w:val="000213E5"/>
    <w:rsid w:val="0002241F"/>
    <w:rsid w:val="00023352"/>
    <w:rsid w:val="000238B0"/>
    <w:rsid w:val="00023C66"/>
    <w:rsid w:val="000241A1"/>
    <w:rsid w:val="000249CB"/>
    <w:rsid w:val="00024B56"/>
    <w:rsid w:val="00024B5A"/>
    <w:rsid w:val="000265CA"/>
    <w:rsid w:val="000270A2"/>
    <w:rsid w:val="000306A0"/>
    <w:rsid w:val="000307F0"/>
    <w:rsid w:val="00031D43"/>
    <w:rsid w:val="0003291C"/>
    <w:rsid w:val="00032C08"/>
    <w:rsid w:val="00033C63"/>
    <w:rsid w:val="000341F7"/>
    <w:rsid w:val="00034673"/>
    <w:rsid w:val="00037541"/>
    <w:rsid w:val="00037812"/>
    <w:rsid w:val="00040462"/>
    <w:rsid w:val="000406ED"/>
    <w:rsid w:val="000414BF"/>
    <w:rsid w:val="000427AF"/>
    <w:rsid w:val="000439B5"/>
    <w:rsid w:val="00043EE4"/>
    <w:rsid w:val="0004427B"/>
    <w:rsid w:val="00045567"/>
    <w:rsid w:val="00045F6C"/>
    <w:rsid w:val="00046A0A"/>
    <w:rsid w:val="0004781E"/>
    <w:rsid w:val="00047E25"/>
    <w:rsid w:val="00050193"/>
    <w:rsid w:val="00050263"/>
    <w:rsid w:val="000510B3"/>
    <w:rsid w:val="0005129D"/>
    <w:rsid w:val="00053129"/>
    <w:rsid w:val="00054508"/>
    <w:rsid w:val="000575FE"/>
    <w:rsid w:val="000578CD"/>
    <w:rsid w:val="00060082"/>
    <w:rsid w:val="000604F2"/>
    <w:rsid w:val="00060A92"/>
    <w:rsid w:val="00060CC4"/>
    <w:rsid w:val="00061420"/>
    <w:rsid w:val="00061739"/>
    <w:rsid w:val="000642CE"/>
    <w:rsid w:val="00064358"/>
    <w:rsid w:val="00065296"/>
    <w:rsid w:val="00067A2D"/>
    <w:rsid w:val="00071230"/>
    <w:rsid w:val="0007198E"/>
    <w:rsid w:val="00071AE1"/>
    <w:rsid w:val="00072C97"/>
    <w:rsid w:val="0007313C"/>
    <w:rsid w:val="0007390F"/>
    <w:rsid w:val="000753B7"/>
    <w:rsid w:val="000813BD"/>
    <w:rsid w:val="00081A31"/>
    <w:rsid w:val="00081DE8"/>
    <w:rsid w:val="0008261C"/>
    <w:rsid w:val="000827F4"/>
    <w:rsid w:val="0008284C"/>
    <w:rsid w:val="00084195"/>
    <w:rsid w:val="00084264"/>
    <w:rsid w:val="00086682"/>
    <w:rsid w:val="000874FB"/>
    <w:rsid w:val="0008758A"/>
    <w:rsid w:val="00087741"/>
    <w:rsid w:val="0009070B"/>
    <w:rsid w:val="00090A86"/>
    <w:rsid w:val="00091844"/>
    <w:rsid w:val="00091917"/>
    <w:rsid w:val="00092182"/>
    <w:rsid w:val="000939D4"/>
    <w:rsid w:val="00093BC1"/>
    <w:rsid w:val="00094C4A"/>
    <w:rsid w:val="0009506D"/>
    <w:rsid w:val="00095736"/>
    <w:rsid w:val="00097581"/>
    <w:rsid w:val="000975F0"/>
    <w:rsid w:val="00097FE5"/>
    <w:rsid w:val="0009F41D"/>
    <w:rsid w:val="000A05A8"/>
    <w:rsid w:val="000A2224"/>
    <w:rsid w:val="000A2531"/>
    <w:rsid w:val="000A282C"/>
    <w:rsid w:val="000A293E"/>
    <w:rsid w:val="000A51B3"/>
    <w:rsid w:val="000A64EF"/>
    <w:rsid w:val="000A72AD"/>
    <w:rsid w:val="000A72E9"/>
    <w:rsid w:val="000A74B1"/>
    <w:rsid w:val="000A77A6"/>
    <w:rsid w:val="000A77AC"/>
    <w:rsid w:val="000A7A05"/>
    <w:rsid w:val="000B00EA"/>
    <w:rsid w:val="000B2356"/>
    <w:rsid w:val="000B2605"/>
    <w:rsid w:val="000B3176"/>
    <w:rsid w:val="000B32BD"/>
    <w:rsid w:val="000B37D3"/>
    <w:rsid w:val="000B4A27"/>
    <w:rsid w:val="000B657F"/>
    <w:rsid w:val="000B6A82"/>
    <w:rsid w:val="000B6BED"/>
    <w:rsid w:val="000B6E9D"/>
    <w:rsid w:val="000B7EE5"/>
    <w:rsid w:val="000C135D"/>
    <w:rsid w:val="000C1E68"/>
    <w:rsid w:val="000C4438"/>
    <w:rsid w:val="000C44B0"/>
    <w:rsid w:val="000C52C2"/>
    <w:rsid w:val="000C552F"/>
    <w:rsid w:val="000C75C3"/>
    <w:rsid w:val="000D014A"/>
    <w:rsid w:val="000D201D"/>
    <w:rsid w:val="000D215A"/>
    <w:rsid w:val="000D28D3"/>
    <w:rsid w:val="000D36F9"/>
    <w:rsid w:val="000D3F6D"/>
    <w:rsid w:val="000D4579"/>
    <w:rsid w:val="000D4ABB"/>
    <w:rsid w:val="000D57FF"/>
    <w:rsid w:val="000D6409"/>
    <w:rsid w:val="000D6F44"/>
    <w:rsid w:val="000E0780"/>
    <w:rsid w:val="000E12CA"/>
    <w:rsid w:val="000E1B79"/>
    <w:rsid w:val="000E1F69"/>
    <w:rsid w:val="000E42B8"/>
    <w:rsid w:val="000E674A"/>
    <w:rsid w:val="000E71BC"/>
    <w:rsid w:val="000F23B2"/>
    <w:rsid w:val="000F2A06"/>
    <w:rsid w:val="000F3588"/>
    <w:rsid w:val="000F38CA"/>
    <w:rsid w:val="000F533A"/>
    <w:rsid w:val="000F71F7"/>
    <w:rsid w:val="0010089E"/>
    <w:rsid w:val="001009C3"/>
    <w:rsid w:val="00100FE1"/>
    <w:rsid w:val="00101131"/>
    <w:rsid w:val="0010126B"/>
    <w:rsid w:val="00102712"/>
    <w:rsid w:val="0010383C"/>
    <w:rsid w:val="0010457D"/>
    <w:rsid w:val="00105B87"/>
    <w:rsid w:val="00106BA7"/>
    <w:rsid w:val="00107E33"/>
    <w:rsid w:val="00111323"/>
    <w:rsid w:val="00111727"/>
    <w:rsid w:val="001140A2"/>
    <w:rsid w:val="001141ED"/>
    <w:rsid w:val="00114BAE"/>
    <w:rsid w:val="00115471"/>
    <w:rsid w:val="00115685"/>
    <w:rsid w:val="00117EEE"/>
    <w:rsid w:val="001210B0"/>
    <w:rsid w:val="00121928"/>
    <w:rsid w:val="0012288E"/>
    <w:rsid w:val="00122AA7"/>
    <w:rsid w:val="0012539D"/>
    <w:rsid w:val="001253B1"/>
    <w:rsid w:val="00125DC3"/>
    <w:rsid w:val="001311CC"/>
    <w:rsid w:val="00131392"/>
    <w:rsid w:val="0013140D"/>
    <w:rsid w:val="0013148D"/>
    <w:rsid w:val="0013194F"/>
    <w:rsid w:val="00132881"/>
    <w:rsid w:val="00132892"/>
    <w:rsid w:val="001337FE"/>
    <w:rsid w:val="001338AB"/>
    <w:rsid w:val="001339B8"/>
    <w:rsid w:val="00133A42"/>
    <w:rsid w:val="00134A6C"/>
    <w:rsid w:val="00134C42"/>
    <w:rsid w:val="00135B02"/>
    <w:rsid w:val="001365DE"/>
    <w:rsid w:val="00136600"/>
    <w:rsid w:val="00136839"/>
    <w:rsid w:val="00137193"/>
    <w:rsid w:val="0014093B"/>
    <w:rsid w:val="00140CC5"/>
    <w:rsid w:val="00141E17"/>
    <w:rsid w:val="001427E8"/>
    <w:rsid w:val="0014391B"/>
    <w:rsid w:val="00147AD4"/>
    <w:rsid w:val="00147CBF"/>
    <w:rsid w:val="00150B2F"/>
    <w:rsid w:val="00150EF8"/>
    <w:rsid w:val="001516D6"/>
    <w:rsid w:val="0015218A"/>
    <w:rsid w:val="001532E5"/>
    <w:rsid w:val="00154049"/>
    <w:rsid w:val="0015541B"/>
    <w:rsid w:val="00155AD1"/>
    <w:rsid w:val="00156185"/>
    <w:rsid w:val="00156C61"/>
    <w:rsid w:val="00157365"/>
    <w:rsid w:val="001606C1"/>
    <w:rsid w:val="00161EDD"/>
    <w:rsid w:val="001622D6"/>
    <w:rsid w:val="00162496"/>
    <w:rsid w:val="001624F1"/>
    <w:rsid w:val="00162929"/>
    <w:rsid w:val="00163468"/>
    <w:rsid w:val="00164791"/>
    <w:rsid w:val="0016602A"/>
    <w:rsid w:val="00167796"/>
    <w:rsid w:val="00167890"/>
    <w:rsid w:val="0017065E"/>
    <w:rsid w:val="00170AB3"/>
    <w:rsid w:val="00171352"/>
    <w:rsid w:val="001719AA"/>
    <w:rsid w:val="001729F5"/>
    <w:rsid w:val="0017435C"/>
    <w:rsid w:val="00174AA1"/>
    <w:rsid w:val="00176C46"/>
    <w:rsid w:val="00176DB3"/>
    <w:rsid w:val="00177BA7"/>
    <w:rsid w:val="00177BB9"/>
    <w:rsid w:val="00181D17"/>
    <w:rsid w:val="001830AA"/>
    <w:rsid w:val="00183A85"/>
    <w:rsid w:val="00183D58"/>
    <w:rsid w:val="001848F2"/>
    <w:rsid w:val="00184D31"/>
    <w:rsid w:val="001905F3"/>
    <w:rsid w:val="00190CAC"/>
    <w:rsid w:val="00193737"/>
    <w:rsid w:val="00193EDE"/>
    <w:rsid w:val="001950F7"/>
    <w:rsid w:val="001951AD"/>
    <w:rsid w:val="00195AF8"/>
    <w:rsid w:val="00195F7E"/>
    <w:rsid w:val="00196196"/>
    <w:rsid w:val="00196A31"/>
    <w:rsid w:val="00196B00"/>
    <w:rsid w:val="00196CEB"/>
    <w:rsid w:val="001973C9"/>
    <w:rsid w:val="00197507"/>
    <w:rsid w:val="001A080B"/>
    <w:rsid w:val="001A159B"/>
    <w:rsid w:val="001A19CA"/>
    <w:rsid w:val="001A20DC"/>
    <w:rsid w:val="001A217E"/>
    <w:rsid w:val="001A2290"/>
    <w:rsid w:val="001A2EFD"/>
    <w:rsid w:val="001A338E"/>
    <w:rsid w:val="001A3B3D"/>
    <w:rsid w:val="001A413F"/>
    <w:rsid w:val="001A76A6"/>
    <w:rsid w:val="001A7CD8"/>
    <w:rsid w:val="001B0609"/>
    <w:rsid w:val="001B07C7"/>
    <w:rsid w:val="001B11AD"/>
    <w:rsid w:val="001B1F34"/>
    <w:rsid w:val="001B203E"/>
    <w:rsid w:val="001B38A3"/>
    <w:rsid w:val="001B38FF"/>
    <w:rsid w:val="001B3A21"/>
    <w:rsid w:val="001B3B79"/>
    <w:rsid w:val="001B53BA"/>
    <w:rsid w:val="001B5AEB"/>
    <w:rsid w:val="001B67DC"/>
    <w:rsid w:val="001B6E2E"/>
    <w:rsid w:val="001C0948"/>
    <w:rsid w:val="001C0CA0"/>
    <w:rsid w:val="001C1475"/>
    <w:rsid w:val="001C29A4"/>
    <w:rsid w:val="001C2B4B"/>
    <w:rsid w:val="001C337C"/>
    <w:rsid w:val="001C475D"/>
    <w:rsid w:val="001C4E65"/>
    <w:rsid w:val="001C5327"/>
    <w:rsid w:val="001C5706"/>
    <w:rsid w:val="001C5AE0"/>
    <w:rsid w:val="001C5F37"/>
    <w:rsid w:val="001C66D7"/>
    <w:rsid w:val="001C7BB0"/>
    <w:rsid w:val="001C7C42"/>
    <w:rsid w:val="001C7EB4"/>
    <w:rsid w:val="001D03B8"/>
    <w:rsid w:val="001D0816"/>
    <w:rsid w:val="001D0DDF"/>
    <w:rsid w:val="001D1C90"/>
    <w:rsid w:val="001D20E4"/>
    <w:rsid w:val="001D2FE7"/>
    <w:rsid w:val="001D36F1"/>
    <w:rsid w:val="001D3A80"/>
    <w:rsid w:val="001D4412"/>
    <w:rsid w:val="001D4AC2"/>
    <w:rsid w:val="001D57C0"/>
    <w:rsid w:val="001D5DA5"/>
    <w:rsid w:val="001D5F59"/>
    <w:rsid w:val="001D7645"/>
    <w:rsid w:val="001D7D7E"/>
    <w:rsid w:val="001E0015"/>
    <w:rsid w:val="001E06CB"/>
    <w:rsid w:val="001E07C3"/>
    <w:rsid w:val="001E10AE"/>
    <w:rsid w:val="001E199E"/>
    <w:rsid w:val="001E1F3B"/>
    <w:rsid w:val="001E3B63"/>
    <w:rsid w:val="001E495A"/>
    <w:rsid w:val="001E5922"/>
    <w:rsid w:val="001E5A8F"/>
    <w:rsid w:val="001E5FF5"/>
    <w:rsid w:val="001E66E3"/>
    <w:rsid w:val="001E6D09"/>
    <w:rsid w:val="001E7AFD"/>
    <w:rsid w:val="001F17B6"/>
    <w:rsid w:val="001F3669"/>
    <w:rsid w:val="001F3E00"/>
    <w:rsid w:val="001F3FF2"/>
    <w:rsid w:val="001F4FF0"/>
    <w:rsid w:val="001F5255"/>
    <w:rsid w:val="001F6AA8"/>
    <w:rsid w:val="001F6AD0"/>
    <w:rsid w:val="001F7449"/>
    <w:rsid w:val="001F755D"/>
    <w:rsid w:val="0020053E"/>
    <w:rsid w:val="00200992"/>
    <w:rsid w:val="0020112E"/>
    <w:rsid w:val="00201D10"/>
    <w:rsid w:val="00202353"/>
    <w:rsid w:val="00205475"/>
    <w:rsid w:val="0020670D"/>
    <w:rsid w:val="002075BA"/>
    <w:rsid w:val="00207A26"/>
    <w:rsid w:val="00210497"/>
    <w:rsid w:val="002110B0"/>
    <w:rsid w:val="0021133F"/>
    <w:rsid w:val="00211EA7"/>
    <w:rsid w:val="002120F0"/>
    <w:rsid w:val="00212AEC"/>
    <w:rsid w:val="00213A94"/>
    <w:rsid w:val="0021547B"/>
    <w:rsid w:val="002173CC"/>
    <w:rsid w:val="00220F6E"/>
    <w:rsid w:val="0022117F"/>
    <w:rsid w:val="002212A3"/>
    <w:rsid w:val="00221674"/>
    <w:rsid w:val="002238A1"/>
    <w:rsid w:val="00223E03"/>
    <w:rsid w:val="00224DDB"/>
    <w:rsid w:val="00224F96"/>
    <w:rsid w:val="002254A9"/>
    <w:rsid w:val="00225B23"/>
    <w:rsid w:val="00226564"/>
    <w:rsid w:val="0022774B"/>
    <w:rsid w:val="0023057B"/>
    <w:rsid w:val="00230605"/>
    <w:rsid w:val="002329D3"/>
    <w:rsid w:val="00233D97"/>
    <w:rsid w:val="0023467F"/>
    <w:rsid w:val="002347A2"/>
    <w:rsid w:val="00234B88"/>
    <w:rsid w:val="00234E58"/>
    <w:rsid w:val="00234EAC"/>
    <w:rsid w:val="00236333"/>
    <w:rsid w:val="002370B3"/>
    <w:rsid w:val="00240061"/>
    <w:rsid w:val="00240174"/>
    <w:rsid w:val="002408B7"/>
    <w:rsid w:val="00242629"/>
    <w:rsid w:val="002426D6"/>
    <w:rsid w:val="00244284"/>
    <w:rsid w:val="00244F43"/>
    <w:rsid w:val="00246B78"/>
    <w:rsid w:val="00247820"/>
    <w:rsid w:val="002479DF"/>
    <w:rsid w:val="00247DF1"/>
    <w:rsid w:val="00250175"/>
    <w:rsid w:val="00250729"/>
    <w:rsid w:val="00250DD8"/>
    <w:rsid w:val="00251685"/>
    <w:rsid w:val="00252431"/>
    <w:rsid w:val="00252F28"/>
    <w:rsid w:val="00253094"/>
    <w:rsid w:val="00253428"/>
    <w:rsid w:val="00254491"/>
    <w:rsid w:val="00255E42"/>
    <w:rsid w:val="00256CDB"/>
    <w:rsid w:val="0026091C"/>
    <w:rsid w:val="0026129A"/>
    <w:rsid w:val="00261439"/>
    <w:rsid w:val="00261D30"/>
    <w:rsid w:val="00261D33"/>
    <w:rsid w:val="00265DDE"/>
    <w:rsid w:val="00265EE4"/>
    <w:rsid w:val="002669BA"/>
    <w:rsid w:val="002670C0"/>
    <w:rsid w:val="002676B5"/>
    <w:rsid w:val="002702F9"/>
    <w:rsid w:val="002703FB"/>
    <w:rsid w:val="00271A34"/>
    <w:rsid w:val="00272630"/>
    <w:rsid w:val="00273094"/>
    <w:rsid w:val="00273189"/>
    <w:rsid w:val="0027373B"/>
    <w:rsid w:val="00273ACC"/>
    <w:rsid w:val="00273C34"/>
    <w:rsid w:val="00275A7E"/>
    <w:rsid w:val="0027681E"/>
    <w:rsid w:val="00276B41"/>
    <w:rsid w:val="00277A61"/>
    <w:rsid w:val="002809D1"/>
    <w:rsid w:val="00280A7B"/>
    <w:rsid w:val="002814E7"/>
    <w:rsid w:val="00282B53"/>
    <w:rsid w:val="00282B79"/>
    <w:rsid w:val="00284318"/>
    <w:rsid w:val="002850E3"/>
    <w:rsid w:val="0028665F"/>
    <w:rsid w:val="00286E01"/>
    <w:rsid w:val="00286E7E"/>
    <w:rsid w:val="00286EE1"/>
    <w:rsid w:val="00287279"/>
    <w:rsid w:val="002878F1"/>
    <w:rsid w:val="00287E19"/>
    <w:rsid w:val="0029177A"/>
    <w:rsid w:val="002930A7"/>
    <w:rsid w:val="002939AF"/>
    <w:rsid w:val="00293A9B"/>
    <w:rsid w:val="00293E68"/>
    <w:rsid w:val="0029445A"/>
    <w:rsid w:val="002961D5"/>
    <w:rsid w:val="002A0CBF"/>
    <w:rsid w:val="002A2782"/>
    <w:rsid w:val="002A31AA"/>
    <w:rsid w:val="002A4506"/>
    <w:rsid w:val="002A4B21"/>
    <w:rsid w:val="002A5375"/>
    <w:rsid w:val="002A6253"/>
    <w:rsid w:val="002A6BC8"/>
    <w:rsid w:val="002A735E"/>
    <w:rsid w:val="002A7DB3"/>
    <w:rsid w:val="002B05C4"/>
    <w:rsid w:val="002B0CDC"/>
    <w:rsid w:val="002B0DAF"/>
    <w:rsid w:val="002B1356"/>
    <w:rsid w:val="002B362B"/>
    <w:rsid w:val="002B389A"/>
    <w:rsid w:val="002B398D"/>
    <w:rsid w:val="002B4139"/>
    <w:rsid w:val="002B45DF"/>
    <w:rsid w:val="002B4EE4"/>
    <w:rsid w:val="002B63A6"/>
    <w:rsid w:val="002B647B"/>
    <w:rsid w:val="002B6862"/>
    <w:rsid w:val="002B7B2E"/>
    <w:rsid w:val="002B7D42"/>
    <w:rsid w:val="002C0582"/>
    <w:rsid w:val="002C05FF"/>
    <w:rsid w:val="002C0CE1"/>
    <w:rsid w:val="002C11C1"/>
    <w:rsid w:val="002C1A44"/>
    <w:rsid w:val="002C1C5F"/>
    <w:rsid w:val="002C3051"/>
    <w:rsid w:val="002C3A24"/>
    <w:rsid w:val="002C3B3A"/>
    <w:rsid w:val="002C3D7C"/>
    <w:rsid w:val="002C6254"/>
    <w:rsid w:val="002C70D5"/>
    <w:rsid w:val="002C7674"/>
    <w:rsid w:val="002D038A"/>
    <w:rsid w:val="002D12CD"/>
    <w:rsid w:val="002D2568"/>
    <w:rsid w:val="002D2BC2"/>
    <w:rsid w:val="002D3E3C"/>
    <w:rsid w:val="002D4515"/>
    <w:rsid w:val="002D47DF"/>
    <w:rsid w:val="002D4D38"/>
    <w:rsid w:val="002D6345"/>
    <w:rsid w:val="002D766E"/>
    <w:rsid w:val="002E10B9"/>
    <w:rsid w:val="002E1698"/>
    <w:rsid w:val="002E3AB5"/>
    <w:rsid w:val="002E461B"/>
    <w:rsid w:val="002E54C3"/>
    <w:rsid w:val="002E63F5"/>
    <w:rsid w:val="002E701F"/>
    <w:rsid w:val="002E7C6D"/>
    <w:rsid w:val="002E7C8A"/>
    <w:rsid w:val="002E7CBA"/>
    <w:rsid w:val="002F0291"/>
    <w:rsid w:val="002F099B"/>
    <w:rsid w:val="002F1DB9"/>
    <w:rsid w:val="002F21C6"/>
    <w:rsid w:val="002F2AB0"/>
    <w:rsid w:val="002F2F46"/>
    <w:rsid w:val="002F39BE"/>
    <w:rsid w:val="002F3CAE"/>
    <w:rsid w:val="002F4E02"/>
    <w:rsid w:val="002F527D"/>
    <w:rsid w:val="002F59DC"/>
    <w:rsid w:val="002F723B"/>
    <w:rsid w:val="002F78BE"/>
    <w:rsid w:val="002F7D3F"/>
    <w:rsid w:val="00300FF7"/>
    <w:rsid w:val="0030194A"/>
    <w:rsid w:val="00301D73"/>
    <w:rsid w:val="00302F69"/>
    <w:rsid w:val="003030A0"/>
    <w:rsid w:val="003032D5"/>
    <w:rsid w:val="003034FE"/>
    <w:rsid w:val="003037F6"/>
    <w:rsid w:val="00304B2B"/>
    <w:rsid w:val="00305397"/>
    <w:rsid w:val="00305745"/>
    <w:rsid w:val="003059D3"/>
    <w:rsid w:val="00306F48"/>
    <w:rsid w:val="00307681"/>
    <w:rsid w:val="0031032E"/>
    <w:rsid w:val="00310779"/>
    <w:rsid w:val="003108CD"/>
    <w:rsid w:val="00310AC7"/>
    <w:rsid w:val="00310B07"/>
    <w:rsid w:val="00310B28"/>
    <w:rsid w:val="00311A17"/>
    <w:rsid w:val="00312532"/>
    <w:rsid w:val="003133B5"/>
    <w:rsid w:val="00313CF9"/>
    <w:rsid w:val="00313D11"/>
    <w:rsid w:val="00314236"/>
    <w:rsid w:val="003144A7"/>
    <w:rsid w:val="00314E15"/>
    <w:rsid w:val="00316C7A"/>
    <w:rsid w:val="00316D6A"/>
    <w:rsid w:val="00317373"/>
    <w:rsid w:val="003175AE"/>
    <w:rsid w:val="00321716"/>
    <w:rsid w:val="0032212B"/>
    <w:rsid w:val="00322CFC"/>
    <w:rsid w:val="00323599"/>
    <w:rsid w:val="003238D9"/>
    <w:rsid w:val="00323C82"/>
    <w:rsid w:val="00323CF9"/>
    <w:rsid w:val="0032498E"/>
    <w:rsid w:val="00324B7A"/>
    <w:rsid w:val="00324BDB"/>
    <w:rsid w:val="0032508D"/>
    <w:rsid w:val="0032556D"/>
    <w:rsid w:val="00325753"/>
    <w:rsid w:val="003269BF"/>
    <w:rsid w:val="00326FCB"/>
    <w:rsid w:val="003276C4"/>
    <w:rsid w:val="00327A66"/>
    <w:rsid w:val="003312B8"/>
    <w:rsid w:val="00331B65"/>
    <w:rsid w:val="0033222D"/>
    <w:rsid w:val="0033235E"/>
    <w:rsid w:val="00332FB6"/>
    <w:rsid w:val="003333E0"/>
    <w:rsid w:val="00333912"/>
    <w:rsid w:val="00335B79"/>
    <w:rsid w:val="00336052"/>
    <w:rsid w:val="00336560"/>
    <w:rsid w:val="003375CE"/>
    <w:rsid w:val="00337A10"/>
    <w:rsid w:val="00342A4F"/>
    <w:rsid w:val="00342CC1"/>
    <w:rsid w:val="00343DA2"/>
    <w:rsid w:val="0034418F"/>
    <w:rsid w:val="00344402"/>
    <w:rsid w:val="00344E87"/>
    <w:rsid w:val="0034591F"/>
    <w:rsid w:val="0034684C"/>
    <w:rsid w:val="00347233"/>
    <w:rsid w:val="00352B6C"/>
    <w:rsid w:val="00352C8D"/>
    <w:rsid w:val="003534CD"/>
    <w:rsid w:val="00354841"/>
    <w:rsid w:val="00354C0C"/>
    <w:rsid w:val="00354FCF"/>
    <w:rsid w:val="003559F6"/>
    <w:rsid w:val="00355DA0"/>
    <w:rsid w:val="00356275"/>
    <w:rsid w:val="0035639D"/>
    <w:rsid w:val="00356EC1"/>
    <w:rsid w:val="003573F8"/>
    <w:rsid w:val="003578C7"/>
    <w:rsid w:val="00357D83"/>
    <w:rsid w:val="003609FC"/>
    <w:rsid w:val="00360ACA"/>
    <w:rsid w:val="00360F0F"/>
    <w:rsid w:val="003616B2"/>
    <w:rsid w:val="00361EF3"/>
    <w:rsid w:val="0036237D"/>
    <w:rsid w:val="00363489"/>
    <w:rsid w:val="0036358A"/>
    <w:rsid w:val="00365F3D"/>
    <w:rsid w:val="00366B00"/>
    <w:rsid w:val="003672D9"/>
    <w:rsid w:val="0037035A"/>
    <w:rsid w:val="00370841"/>
    <w:rsid w:val="00371567"/>
    <w:rsid w:val="00373343"/>
    <w:rsid w:val="00373E70"/>
    <w:rsid w:val="00374977"/>
    <w:rsid w:val="00376627"/>
    <w:rsid w:val="0037759C"/>
    <w:rsid w:val="00377C5C"/>
    <w:rsid w:val="0038030B"/>
    <w:rsid w:val="003804A0"/>
    <w:rsid w:val="003805A8"/>
    <w:rsid w:val="003806C8"/>
    <w:rsid w:val="00380A73"/>
    <w:rsid w:val="00381026"/>
    <w:rsid w:val="00381780"/>
    <w:rsid w:val="00382481"/>
    <w:rsid w:val="00382A56"/>
    <w:rsid w:val="0038363C"/>
    <w:rsid w:val="003839BC"/>
    <w:rsid w:val="00383D40"/>
    <w:rsid w:val="00384073"/>
    <w:rsid w:val="0038622E"/>
    <w:rsid w:val="003866C1"/>
    <w:rsid w:val="003902C3"/>
    <w:rsid w:val="00391019"/>
    <w:rsid w:val="0039102A"/>
    <w:rsid w:val="00391045"/>
    <w:rsid w:val="00391207"/>
    <w:rsid w:val="003914C3"/>
    <w:rsid w:val="00391AFE"/>
    <w:rsid w:val="00391F83"/>
    <w:rsid w:val="003922A7"/>
    <w:rsid w:val="00392AC2"/>
    <w:rsid w:val="00392CA5"/>
    <w:rsid w:val="0039384B"/>
    <w:rsid w:val="00394C2E"/>
    <w:rsid w:val="00394DBB"/>
    <w:rsid w:val="00395404"/>
    <w:rsid w:val="003957C5"/>
    <w:rsid w:val="00395DA2"/>
    <w:rsid w:val="00396E52"/>
    <w:rsid w:val="00397225"/>
    <w:rsid w:val="003A06BD"/>
    <w:rsid w:val="003A0A22"/>
    <w:rsid w:val="003A196A"/>
    <w:rsid w:val="003A19E2"/>
    <w:rsid w:val="003A1DB4"/>
    <w:rsid w:val="003A2915"/>
    <w:rsid w:val="003A3EC8"/>
    <w:rsid w:val="003A4186"/>
    <w:rsid w:val="003A42B6"/>
    <w:rsid w:val="003A4A74"/>
    <w:rsid w:val="003A4BC1"/>
    <w:rsid w:val="003A5B62"/>
    <w:rsid w:val="003A61AF"/>
    <w:rsid w:val="003A6343"/>
    <w:rsid w:val="003A78B1"/>
    <w:rsid w:val="003B0827"/>
    <w:rsid w:val="003B0FDE"/>
    <w:rsid w:val="003B241B"/>
    <w:rsid w:val="003B2559"/>
    <w:rsid w:val="003B2710"/>
    <w:rsid w:val="003B2B40"/>
    <w:rsid w:val="003B3382"/>
    <w:rsid w:val="003B3AD0"/>
    <w:rsid w:val="003B4E04"/>
    <w:rsid w:val="003B5F11"/>
    <w:rsid w:val="003B60F2"/>
    <w:rsid w:val="003B68B7"/>
    <w:rsid w:val="003B6B9F"/>
    <w:rsid w:val="003B6DFE"/>
    <w:rsid w:val="003B7990"/>
    <w:rsid w:val="003C02E1"/>
    <w:rsid w:val="003C10A0"/>
    <w:rsid w:val="003C1521"/>
    <w:rsid w:val="003C1818"/>
    <w:rsid w:val="003C185E"/>
    <w:rsid w:val="003C25B4"/>
    <w:rsid w:val="003C292D"/>
    <w:rsid w:val="003C32B7"/>
    <w:rsid w:val="003C3873"/>
    <w:rsid w:val="003C41BC"/>
    <w:rsid w:val="003C54DA"/>
    <w:rsid w:val="003C5AA5"/>
    <w:rsid w:val="003C670F"/>
    <w:rsid w:val="003C7F8B"/>
    <w:rsid w:val="003D194D"/>
    <w:rsid w:val="003D212E"/>
    <w:rsid w:val="003D21C9"/>
    <w:rsid w:val="003D260A"/>
    <w:rsid w:val="003D2F45"/>
    <w:rsid w:val="003D37DA"/>
    <w:rsid w:val="003D3B3D"/>
    <w:rsid w:val="003D3C9B"/>
    <w:rsid w:val="003D4387"/>
    <w:rsid w:val="003D47DC"/>
    <w:rsid w:val="003D51EB"/>
    <w:rsid w:val="003D58FF"/>
    <w:rsid w:val="003D5D6D"/>
    <w:rsid w:val="003D604A"/>
    <w:rsid w:val="003E01EA"/>
    <w:rsid w:val="003E0CF6"/>
    <w:rsid w:val="003E0DD3"/>
    <w:rsid w:val="003E180F"/>
    <w:rsid w:val="003E21C4"/>
    <w:rsid w:val="003E2868"/>
    <w:rsid w:val="003E4A87"/>
    <w:rsid w:val="003E796E"/>
    <w:rsid w:val="003F055A"/>
    <w:rsid w:val="003F1D68"/>
    <w:rsid w:val="003F28E7"/>
    <w:rsid w:val="003F2985"/>
    <w:rsid w:val="003F2B3A"/>
    <w:rsid w:val="003F2F90"/>
    <w:rsid w:val="003F39E9"/>
    <w:rsid w:val="003F44DF"/>
    <w:rsid w:val="003F467C"/>
    <w:rsid w:val="003F4823"/>
    <w:rsid w:val="003F4E8C"/>
    <w:rsid w:val="003F59BB"/>
    <w:rsid w:val="003F5A08"/>
    <w:rsid w:val="003F5FA8"/>
    <w:rsid w:val="003F64B0"/>
    <w:rsid w:val="003F6578"/>
    <w:rsid w:val="004004CA"/>
    <w:rsid w:val="004004D1"/>
    <w:rsid w:val="00401B67"/>
    <w:rsid w:val="004021D3"/>
    <w:rsid w:val="00402641"/>
    <w:rsid w:val="00402725"/>
    <w:rsid w:val="0040338F"/>
    <w:rsid w:val="00403D25"/>
    <w:rsid w:val="00403E93"/>
    <w:rsid w:val="00404F03"/>
    <w:rsid w:val="00407738"/>
    <w:rsid w:val="004077E7"/>
    <w:rsid w:val="00410266"/>
    <w:rsid w:val="004107FB"/>
    <w:rsid w:val="00411252"/>
    <w:rsid w:val="004117A7"/>
    <w:rsid w:val="0041247F"/>
    <w:rsid w:val="00412D84"/>
    <w:rsid w:val="004131B1"/>
    <w:rsid w:val="00413A9A"/>
    <w:rsid w:val="00414997"/>
    <w:rsid w:val="004166F8"/>
    <w:rsid w:val="004171AF"/>
    <w:rsid w:val="00420165"/>
    <w:rsid w:val="00420716"/>
    <w:rsid w:val="00422925"/>
    <w:rsid w:val="00423A28"/>
    <w:rsid w:val="00425B7B"/>
    <w:rsid w:val="00425CE5"/>
    <w:rsid w:val="0042610A"/>
    <w:rsid w:val="00426967"/>
    <w:rsid w:val="00426AFF"/>
    <w:rsid w:val="00427224"/>
    <w:rsid w:val="00430048"/>
    <w:rsid w:val="00432315"/>
    <w:rsid w:val="004325FB"/>
    <w:rsid w:val="00432C37"/>
    <w:rsid w:val="00434B2D"/>
    <w:rsid w:val="00435499"/>
    <w:rsid w:val="00435AAB"/>
    <w:rsid w:val="0043604A"/>
    <w:rsid w:val="00436830"/>
    <w:rsid w:val="00436AB1"/>
    <w:rsid w:val="00436D60"/>
    <w:rsid w:val="00437993"/>
    <w:rsid w:val="004379B6"/>
    <w:rsid w:val="00437A7D"/>
    <w:rsid w:val="00440CBB"/>
    <w:rsid w:val="00441294"/>
    <w:rsid w:val="00441686"/>
    <w:rsid w:val="004418BF"/>
    <w:rsid w:val="0044236C"/>
    <w:rsid w:val="0044237C"/>
    <w:rsid w:val="004432BA"/>
    <w:rsid w:val="0044407E"/>
    <w:rsid w:val="004442F4"/>
    <w:rsid w:val="004444CA"/>
    <w:rsid w:val="004447A1"/>
    <w:rsid w:val="0044546C"/>
    <w:rsid w:val="004457F2"/>
    <w:rsid w:val="0044592A"/>
    <w:rsid w:val="00445C35"/>
    <w:rsid w:val="00446A1B"/>
    <w:rsid w:val="004471B7"/>
    <w:rsid w:val="00447A5F"/>
    <w:rsid w:val="00447BB9"/>
    <w:rsid w:val="004502CB"/>
    <w:rsid w:val="004524CA"/>
    <w:rsid w:val="00452BF3"/>
    <w:rsid w:val="00453C4F"/>
    <w:rsid w:val="00454421"/>
    <w:rsid w:val="00454588"/>
    <w:rsid w:val="00454ADD"/>
    <w:rsid w:val="0045634F"/>
    <w:rsid w:val="0046031D"/>
    <w:rsid w:val="0046148F"/>
    <w:rsid w:val="0046191E"/>
    <w:rsid w:val="004627EF"/>
    <w:rsid w:val="00462FD9"/>
    <w:rsid w:val="00465749"/>
    <w:rsid w:val="004658EE"/>
    <w:rsid w:val="00465C76"/>
    <w:rsid w:val="00465EC8"/>
    <w:rsid w:val="00466278"/>
    <w:rsid w:val="004662A2"/>
    <w:rsid w:val="004667A8"/>
    <w:rsid w:val="004668E1"/>
    <w:rsid w:val="0046692A"/>
    <w:rsid w:val="00467013"/>
    <w:rsid w:val="00467428"/>
    <w:rsid w:val="00467844"/>
    <w:rsid w:val="00467E66"/>
    <w:rsid w:val="0046CC13"/>
    <w:rsid w:val="00470EC8"/>
    <w:rsid w:val="00471710"/>
    <w:rsid w:val="00471D0C"/>
    <w:rsid w:val="00472D4B"/>
    <w:rsid w:val="00473403"/>
    <w:rsid w:val="00473AC9"/>
    <w:rsid w:val="00473DE6"/>
    <w:rsid w:val="00474A50"/>
    <w:rsid w:val="00474DFF"/>
    <w:rsid w:val="00475F35"/>
    <w:rsid w:val="00476914"/>
    <w:rsid w:val="00481D4F"/>
    <w:rsid w:val="004827C9"/>
    <w:rsid w:val="004834CA"/>
    <w:rsid w:val="00483B6C"/>
    <w:rsid w:val="00484E80"/>
    <w:rsid w:val="004858C7"/>
    <w:rsid w:val="00487979"/>
    <w:rsid w:val="004904CE"/>
    <w:rsid w:val="00491466"/>
    <w:rsid w:val="00491C81"/>
    <w:rsid w:val="00492545"/>
    <w:rsid w:val="00492550"/>
    <w:rsid w:val="00492717"/>
    <w:rsid w:val="00492998"/>
    <w:rsid w:val="00492F4A"/>
    <w:rsid w:val="0049386F"/>
    <w:rsid w:val="00493BED"/>
    <w:rsid w:val="004949CA"/>
    <w:rsid w:val="00495427"/>
    <w:rsid w:val="004956C4"/>
    <w:rsid w:val="0049696B"/>
    <w:rsid w:val="00497C3B"/>
    <w:rsid w:val="004A0711"/>
    <w:rsid w:val="004A0ACD"/>
    <w:rsid w:val="004A3E73"/>
    <w:rsid w:val="004A49E1"/>
    <w:rsid w:val="004A66DB"/>
    <w:rsid w:val="004A716E"/>
    <w:rsid w:val="004A782D"/>
    <w:rsid w:val="004B029E"/>
    <w:rsid w:val="004B0341"/>
    <w:rsid w:val="004B1752"/>
    <w:rsid w:val="004B1CC2"/>
    <w:rsid w:val="004B1DD3"/>
    <w:rsid w:val="004B1E17"/>
    <w:rsid w:val="004B39E5"/>
    <w:rsid w:val="004B3F48"/>
    <w:rsid w:val="004B647F"/>
    <w:rsid w:val="004B6722"/>
    <w:rsid w:val="004B6A9C"/>
    <w:rsid w:val="004B6CD4"/>
    <w:rsid w:val="004C1938"/>
    <w:rsid w:val="004C229F"/>
    <w:rsid w:val="004C23B3"/>
    <w:rsid w:val="004C33DA"/>
    <w:rsid w:val="004C3D29"/>
    <w:rsid w:val="004C3F44"/>
    <w:rsid w:val="004C4CCB"/>
    <w:rsid w:val="004C615F"/>
    <w:rsid w:val="004C6803"/>
    <w:rsid w:val="004C6B50"/>
    <w:rsid w:val="004C6C29"/>
    <w:rsid w:val="004C7B32"/>
    <w:rsid w:val="004D0733"/>
    <w:rsid w:val="004D0C8A"/>
    <w:rsid w:val="004D0FEC"/>
    <w:rsid w:val="004D1B50"/>
    <w:rsid w:val="004D2934"/>
    <w:rsid w:val="004D4DDF"/>
    <w:rsid w:val="004D53AE"/>
    <w:rsid w:val="004D59F4"/>
    <w:rsid w:val="004D65A8"/>
    <w:rsid w:val="004D68FA"/>
    <w:rsid w:val="004D693D"/>
    <w:rsid w:val="004D7210"/>
    <w:rsid w:val="004D724B"/>
    <w:rsid w:val="004D72B5"/>
    <w:rsid w:val="004E0974"/>
    <w:rsid w:val="004E1065"/>
    <w:rsid w:val="004E1216"/>
    <w:rsid w:val="004E264E"/>
    <w:rsid w:val="004E26D0"/>
    <w:rsid w:val="004E4901"/>
    <w:rsid w:val="004E5408"/>
    <w:rsid w:val="004E6C5D"/>
    <w:rsid w:val="004E703C"/>
    <w:rsid w:val="004E77CE"/>
    <w:rsid w:val="004E7CB6"/>
    <w:rsid w:val="004F0EAE"/>
    <w:rsid w:val="004F118B"/>
    <w:rsid w:val="004F15CA"/>
    <w:rsid w:val="004F1EB3"/>
    <w:rsid w:val="004F3966"/>
    <w:rsid w:val="004F3D9C"/>
    <w:rsid w:val="004F47FD"/>
    <w:rsid w:val="004F490C"/>
    <w:rsid w:val="004F4E83"/>
    <w:rsid w:val="004F5312"/>
    <w:rsid w:val="004F61B6"/>
    <w:rsid w:val="004F63CA"/>
    <w:rsid w:val="004F72B0"/>
    <w:rsid w:val="004F79BC"/>
    <w:rsid w:val="0050410D"/>
    <w:rsid w:val="0050575A"/>
    <w:rsid w:val="005067CE"/>
    <w:rsid w:val="00506CA5"/>
    <w:rsid w:val="00506F51"/>
    <w:rsid w:val="00510CF2"/>
    <w:rsid w:val="00510D81"/>
    <w:rsid w:val="005127A0"/>
    <w:rsid w:val="005128BB"/>
    <w:rsid w:val="00513679"/>
    <w:rsid w:val="00515211"/>
    <w:rsid w:val="00515DEF"/>
    <w:rsid w:val="00516A25"/>
    <w:rsid w:val="00516EC5"/>
    <w:rsid w:val="00517A60"/>
    <w:rsid w:val="00520C3F"/>
    <w:rsid w:val="0052144B"/>
    <w:rsid w:val="00522036"/>
    <w:rsid w:val="0052435E"/>
    <w:rsid w:val="00524F9C"/>
    <w:rsid w:val="00525CDA"/>
    <w:rsid w:val="00526428"/>
    <w:rsid w:val="00526DA0"/>
    <w:rsid w:val="0053099C"/>
    <w:rsid w:val="00534396"/>
    <w:rsid w:val="0053549E"/>
    <w:rsid w:val="00535AD1"/>
    <w:rsid w:val="005365CD"/>
    <w:rsid w:val="00536C78"/>
    <w:rsid w:val="005372EF"/>
    <w:rsid w:val="00537882"/>
    <w:rsid w:val="005401AE"/>
    <w:rsid w:val="0054047C"/>
    <w:rsid w:val="00541499"/>
    <w:rsid w:val="00542788"/>
    <w:rsid w:val="00542872"/>
    <w:rsid w:val="00542DDD"/>
    <w:rsid w:val="005439F7"/>
    <w:rsid w:val="00543E08"/>
    <w:rsid w:val="005463A9"/>
    <w:rsid w:val="00546EA8"/>
    <w:rsid w:val="0054757C"/>
    <w:rsid w:val="005475B9"/>
    <w:rsid w:val="0054778D"/>
    <w:rsid w:val="005477EA"/>
    <w:rsid w:val="00547ED3"/>
    <w:rsid w:val="00550391"/>
    <w:rsid w:val="00551B7F"/>
    <w:rsid w:val="0055227C"/>
    <w:rsid w:val="005528CA"/>
    <w:rsid w:val="00554950"/>
    <w:rsid w:val="00554FC0"/>
    <w:rsid w:val="00555108"/>
    <w:rsid w:val="00555A53"/>
    <w:rsid w:val="0055661D"/>
    <w:rsid w:val="00557564"/>
    <w:rsid w:val="00557631"/>
    <w:rsid w:val="00557E0F"/>
    <w:rsid w:val="00560AE6"/>
    <w:rsid w:val="00562657"/>
    <w:rsid w:val="00562A57"/>
    <w:rsid w:val="00562CDB"/>
    <w:rsid w:val="00562DB0"/>
    <w:rsid w:val="0056335A"/>
    <w:rsid w:val="005658F9"/>
    <w:rsid w:val="0056610F"/>
    <w:rsid w:val="005670BE"/>
    <w:rsid w:val="00567282"/>
    <w:rsid w:val="005673C8"/>
    <w:rsid w:val="005673F0"/>
    <w:rsid w:val="005675C0"/>
    <w:rsid w:val="005676DD"/>
    <w:rsid w:val="00567DD4"/>
    <w:rsid w:val="00570972"/>
    <w:rsid w:val="00570C49"/>
    <w:rsid w:val="00572030"/>
    <w:rsid w:val="0057393A"/>
    <w:rsid w:val="00573BB7"/>
    <w:rsid w:val="00574C43"/>
    <w:rsid w:val="0057502E"/>
    <w:rsid w:val="00575BCA"/>
    <w:rsid w:val="0057677B"/>
    <w:rsid w:val="005769F9"/>
    <w:rsid w:val="00576C67"/>
    <w:rsid w:val="005805F1"/>
    <w:rsid w:val="00580A3C"/>
    <w:rsid w:val="00580D50"/>
    <w:rsid w:val="00580F42"/>
    <w:rsid w:val="00580FB3"/>
    <w:rsid w:val="005811D4"/>
    <w:rsid w:val="00582700"/>
    <w:rsid w:val="00582C8E"/>
    <w:rsid w:val="00582F18"/>
    <w:rsid w:val="00583369"/>
    <w:rsid w:val="005836C7"/>
    <w:rsid w:val="00583B12"/>
    <w:rsid w:val="00584731"/>
    <w:rsid w:val="00584892"/>
    <w:rsid w:val="00584B10"/>
    <w:rsid w:val="00584B5E"/>
    <w:rsid w:val="00584CA6"/>
    <w:rsid w:val="00584DFB"/>
    <w:rsid w:val="00585874"/>
    <w:rsid w:val="00585D96"/>
    <w:rsid w:val="005864C7"/>
    <w:rsid w:val="00587145"/>
    <w:rsid w:val="0058797A"/>
    <w:rsid w:val="005910D5"/>
    <w:rsid w:val="005923B8"/>
    <w:rsid w:val="00592AAB"/>
    <w:rsid w:val="00592B5F"/>
    <w:rsid w:val="00592B9D"/>
    <w:rsid w:val="005933E2"/>
    <w:rsid w:val="00593D41"/>
    <w:rsid w:val="00594989"/>
    <w:rsid w:val="0059538D"/>
    <w:rsid w:val="00595F1F"/>
    <w:rsid w:val="00596321"/>
    <w:rsid w:val="0059638A"/>
    <w:rsid w:val="0059780D"/>
    <w:rsid w:val="005A01FD"/>
    <w:rsid w:val="005A244F"/>
    <w:rsid w:val="005A2953"/>
    <w:rsid w:val="005A30FC"/>
    <w:rsid w:val="005A395B"/>
    <w:rsid w:val="005A3CAB"/>
    <w:rsid w:val="005A3F3D"/>
    <w:rsid w:val="005A480D"/>
    <w:rsid w:val="005A4889"/>
    <w:rsid w:val="005A572B"/>
    <w:rsid w:val="005A57F6"/>
    <w:rsid w:val="005A723D"/>
    <w:rsid w:val="005B006E"/>
    <w:rsid w:val="005B0344"/>
    <w:rsid w:val="005B0BA3"/>
    <w:rsid w:val="005B3AD7"/>
    <w:rsid w:val="005B3E5F"/>
    <w:rsid w:val="005B4C7E"/>
    <w:rsid w:val="005B4E32"/>
    <w:rsid w:val="005B520E"/>
    <w:rsid w:val="005B587B"/>
    <w:rsid w:val="005B5F3A"/>
    <w:rsid w:val="005B6CE8"/>
    <w:rsid w:val="005B706B"/>
    <w:rsid w:val="005B766E"/>
    <w:rsid w:val="005C0823"/>
    <w:rsid w:val="005C1382"/>
    <w:rsid w:val="005C1A45"/>
    <w:rsid w:val="005C2429"/>
    <w:rsid w:val="005C3574"/>
    <w:rsid w:val="005C3A86"/>
    <w:rsid w:val="005C5809"/>
    <w:rsid w:val="005C5A28"/>
    <w:rsid w:val="005C698F"/>
    <w:rsid w:val="005C7F70"/>
    <w:rsid w:val="005D05FD"/>
    <w:rsid w:val="005D1481"/>
    <w:rsid w:val="005D23F6"/>
    <w:rsid w:val="005D73B0"/>
    <w:rsid w:val="005E094D"/>
    <w:rsid w:val="005E2800"/>
    <w:rsid w:val="005E42A2"/>
    <w:rsid w:val="005E4AFE"/>
    <w:rsid w:val="005E4FF1"/>
    <w:rsid w:val="005E6DAE"/>
    <w:rsid w:val="005E7281"/>
    <w:rsid w:val="005E7954"/>
    <w:rsid w:val="005F0B5E"/>
    <w:rsid w:val="005F1B6A"/>
    <w:rsid w:val="005F1F5F"/>
    <w:rsid w:val="005F20FA"/>
    <w:rsid w:val="005F235A"/>
    <w:rsid w:val="005F4D3A"/>
    <w:rsid w:val="005F5235"/>
    <w:rsid w:val="005F53F9"/>
    <w:rsid w:val="005F635A"/>
    <w:rsid w:val="005F71D2"/>
    <w:rsid w:val="005F742D"/>
    <w:rsid w:val="005F7719"/>
    <w:rsid w:val="005F7AD5"/>
    <w:rsid w:val="0060032B"/>
    <w:rsid w:val="00601500"/>
    <w:rsid w:val="00601A79"/>
    <w:rsid w:val="00602818"/>
    <w:rsid w:val="0060398E"/>
    <w:rsid w:val="00603F86"/>
    <w:rsid w:val="00604B69"/>
    <w:rsid w:val="00604E4C"/>
    <w:rsid w:val="00605825"/>
    <w:rsid w:val="00606211"/>
    <w:rsid w:val="00606424"/>
    <w:rsid w:val="00610962"/>
    <w:rsid w:val="00610C7A"/>
    <w:rsid w:val="006114BB"/>
    <w:rsid w:val="00612DA3"/>
    <w:rsid w:val="00612E01"/>
    <w:rsid w:val="00612EF2"/>
    <w:rsid w:val="006135FD"/>
    <w:rsid w:val="00614DEA"/>
    <w:rsid w:val="006151E7"/>
    <w:rsid w:val="006152E4"/>
    <w:rsid w:val="00616348"/>
    <w:rsid w:val="00617593"/>
    <w:rsid w:val="00617A90"/>
    <w:rsid w:val="0062031E"/>
    <w:rsid w:val="00621CCC"/>
    <w:rsid w:val="00622788"/>
    <w:rsid w:val="006234D0"/>
    <w:rsid w:val="006236B1"/>
    <w:rsid w:val="00623D75"/>
    <w:rsid w:val="00624316"/>
    <w:rsid w:val="00627913"/>
    <w:rsid w:val="00627B1F"/>
    <w:rsid w:val="00627B6A"/>
    <w:rsid w:val="0063003F"/>
    <w:rsid w:val="006301D2"/>
    <w:rsid w:val="00631681"/>
    <w:rsid w:val="00631A6F"/>
    <w:rsid w:val="00631BEB"/>
    <w:rsid w:val="00634C6E"/>
    <w:rsid w:val="006351A3"/>
    <w:rsid w:val="00635801"/>
    <w:rsid w:val="00635CFB"/>
    <w:rsid w:val="00636ACA"/>
    <w:rsid w:val="00636D94"/>
    <w:rsid w:val="0064051D"/>
    <w:rsid w:val="0064053B"/>
    <w:rsid w:val="00640FD9"/>
    <w:rsid w:val="0064171F"/>
    <w:rsid w:val="00641CB1"/>
    <w:rsid w:val="00645D22"/>
    <w:rsid w:val="006469CB"/>
    <w:rsid w:val="00646A7D"/>
    <w:rsid w:val="00651557"/>
    <w:rsid w:val="00651A08"/>
    <w:rsid w:val="00654204"/>
    <w:rsid w:val="00654A64"/>
    <w:rsid w:val="0065508F"/>
    <w:rsid w:val="0065514E"/>
    <w:rsid w:val="00656E68"/>
    <w:rsid w:val="00660730"/>
    <w:rsid w:val="00660A2E"/>
    <w:rsid w:val="00660A7D"/>
    <w:rsid w:val="006625C4"/>
    <w:rsid w:val="00663C33"/>
    <w:rsid w:val="006643D9"/>
    <w:rsid w:val="00665358"/>
    <w:rsid w:val="006670D3"/>
    <w:rsid w:val="00667DE6"/>
    <w:rsid w:val="00670434"/>
    <w:rsid w:val="00672277"/>
    <w:rsid w:val="00672A3C"/>
    <w:rsid w:val="00673314"/>
    <w:rsid w:val="00673EC7"/>
    <w:rsid w:val="0067564E"/>
    <w:rsid w:val="00675891"/>
    <w:rsid w:val="006768E3"/>
    <w:rsid w:val="006777B2"/>
    <w:rsid w:val="00677F51"/>
    <w:rsid w:val="0068014B"/>
    <w:rsid w:val="0068080E"/>
    <w:rsid w:val="00681BBC"/>
    <w:rsid w:val="0068249F"/>
    <w:rsid w:val="0068282D"/>
    <w:rsid w:val="00682DA1"/>
    <w:rsid w:val="0068305C"/>
    <w:rsid w:val="0068307B"/>
    <w:rsid w:val="0068342B"/>
    <w:rsid w:val="00684F5F"/>
    <w:rsid w:val="0068535B"/>
    <w:rsid w:val="006860AD"/>
    <w:rsid w:val="00686961"/>
    <w:rsid w:val="00687D4D"/>
    <w:rsid w:val="006923FC"/>
    <w:rsid w:val="00692973"/>
    <w:rsid w:val="006942BF"/>
    <w:rsid w:val="00694E16"/>
    <w:rsid w:val="00694E9A"/>
    <w:rsid w:val="00695837"/>
    <w:rsid w:val="006959A0"/>
    <w:rsid w:val="006962FB"/>
    <w:rsid w:val="006A0198"/>
    <w:rsid w:val="006A1133"/>
    <w:rsid w:val="006A4827"/>
    <w:rsid w:val="006A5387"/>
    <w:rsid w:val="006A6224"/>
    <w:rsid w:val="006A6FD7"/>
    <w:rsid w:val="006A7287"/>
    <w:rsid w:val="006A7330"/>
    <w:rsid w:val="006A7830"/>
    <w:rsid w:val="006B05BF"/>
    <w:rsid w:val="006B3505"/>
    <w:rsid w:val="006B68F8"/>
    <w:rsid w:val="006B6B66"/>
    <w:rsid w:val="006B743F"/>
    <w:rsid w:val="006C1003"/>
    <w:rsid w:val="006C178A"/>
    <w:rsid w:val="006C1812"/>
    <w:rsid w:val="006C1D52"/>
    <w:rsid w:val="006C4C6D"/>
    <w:rsid w:val="006C4F7C"/>
    <w:rsid w:val="006C634F"/>
    <w:rsid w:val="006C736A"/>
    <w:rsid w:val="006D04E7"/>
    <w:rsid w:val="006D0589"/>
    <w:rsid w:val="006D0689"/>
    <w:rsid w:val="006D08D2"/>
    <w:rsid w:val="006D1106"/>
    <w:rsid w:val="006D25E5"/>
    <w:rsid w:val="006D2C69"/>
    <w:rsid w:val="006D4274"/>
    <w:rsid w:val="006D4790"/>
    <w:rsid w:val="006D5F0B"/>
    <w:rsid w:val="006D6016"/>
    <w:rsid w:val="006D6858"/>
    <w:rsid w:val="006D725E"/>
    <w:rsid w:val="006E0508"/>
    <w:rsid w:val="006E05F2"/>
    <w:rsid w:val="006E0D5C"/>
    <w:rsid w:val="006E1399"/>
    <w:rsid w:val="006E2894"/>
    <w:rsid w:val="006E2918"/>
    <w:rsid w:val="006E2E6E"/>
    <w:rsid w:val="006E363B"/>
    <w:rsid w:val="006E3EBA"/>
    <w:rsid w:val="006E4311"/>
    <w:rsid w:val="006E4346"/>
    <w:rsid w:val="006E54C1"/>
    <w:rsid w:val="006E5774"/>
    <w:rsid w:val="006E6BD2"/>
    <w:rsid w:val="006E6ECD"/>
    <w:rsid w:val="006F0539"/>
    <w:rsid w:val="006F0F9D"/>
    <w:rsid w:val="006F2878"/>
    <w:rsid w:val="006F31DD"/>
    <w:rsid w:val="006F33EC"/>
    <w:rsid w:val="006F3DB9"/>
    <w:rsid w:val="006F4132"/>
    <w:rsid w:val="006F4584"/>
    <w:rsid w:val="006F6D3D"/>
    <w:rsid w:val="006F7FEB"/>
    <w:rsid w:val="00700D4D"/>
    <w:rsid w:val="0070202D"/>
    <w:rsid w:val="00703406"/>
    <w:rsid w:val="00704E36"/>
    <w:rsid w:val="00704E9D"/>
    <w:rsid w:val="00707C7E"/>
    <w:rsid w:val="0071167D"/>
    <w:rsid w:val="00712F5E"/>
    <w:rsid w:val="007132DC"/>
    <w:rsid w:val="00713A86"/>
    <w:rsid w:val="00713F09"/>
    <w:rsid w:val="007142F8"/>
    <w:rsid w:val="007146C7"/>
    <w:rsid w:val="00714CEC"/>
    <w:rsid w:val="007151A7"/>
    <w:rsid w:val="00715A1A"/>
    <w:rsid w:val="00715BEA"/>
    <w:rsid w:val="00715C18"/>
    <w:rsid w:val="00715E82"/>
    <w:rsid w:val="0071797A"/>
    <w:rsid w:val="00717FD2"/>
    <w:rsid w:val="00721817"/>
    <w:rsid w:val="00721D4A"/>
    <w:rsid w:val="00721E9D"/>
    <w:rsid w:val="00722858"/>
    <w:rsid w:val="007232D6"/>
    <w:rsid w:val="00723E19"/>
    <w:rsid w:val="00724698"/>
    <w:rsid w:val="00724D64"/>
    <w:rsid w:val="007257E7"/>
    <w:rsid w:val="00725F80"/>
    <w:rsid w:val="00730347"/>
    <w:rsid w:val="007303B2"/>
    <w:rsid w:val="0073081D"/>
    <w:rsid w:val="0073090B"/>
    <w:rsid w:val="00730FED"/>
    <w:rsid w:val="0073123D"/>
    <w:rsid w:val="0073124B"/>
    <w:rsid w:val="0073169F"/>
    <w:rsid w:val="0073238D"/>
    <w:rsid w:val="007327E4"/>
    <w:rsid w:val="00732B43"/>
    <w:rsid w:val="00732CAE"/>
    <w:rsid w:val="00733297"/>
    <w:rsid w:val="0073651F"/>
    <w:rsid w:val="00736742"/>
    <w:rsid w:val="00736C59"/>
    <w:rsid w:val="00737CE6"/>
    <w:rsid w:val="00740DEF"/>
    <w:rsid w:val="00740EEA"/>
    <w:rsid w:val="0074243F"/>
    <w:rsid w:val="00742C0E"/>
    <w:rsid w:val="0074346E"/>
    <w:rsid w:val="00743A1B"/>
    <w:rsid w:val="00745CFC"/>
    <w:rsid w:val="0074629A"/>
    <w:rsid w:val="00753538"/>
    <w:rsid w:val="00754BA1"/>
    <w:rsid w:val="00754BCB"/>
    <w:rsid w:val="00754CEC"/>
    <w:rsid w:val="0075505F"/>
    <w:rsid w:val="0075616E"/>
    <w:rsid w:val="00760135"/>
    <w:rsid w:val="00760ACB"/>
    <w:rsid w:val="00760B0A"/>
    <w:rsid w:val="007615F7"/>
    <w:rsid w:val="00761642"/>
    <w:rsid w:val="00763225"/>
    <w:rsid w:val="00763644"/>
    <w:rsid w:val="00763827"/>
    <w:rsid w:val="00764238"/>
    <w:rsid w:val="00764266"/>
    <w:rsid w:val="0076519B"/>
    <w:rsid w:val="007660A0"/>
    <w:rsid w:val="0077079A"/>
    <w:rsid w:val="00772B4A"/>
    <w:rsid w:val="007751CF"/>
    <w:rsid w:val="00777400"/>
    <w:rsid w:val="00780263"/>
    <w:rsid w:val="00781136"/>
    <w:rsid w:val="00781442"/>
    <w:rsid w:val="00781C48"/>
    <w:rsid w:val="00783E6A"/>
    <w:rsid w:val="007840F2"/>
    <w:rsid w:val="007844E7"/>
    <w:rsid w:val="00785CE4"/>
    <w:rsid w:val="00785D2C"/>
    <w:rsid w:val="00785DF8"/>
    <w:rsid w:val="007866A7"/>
    <w:rsid w:val="00787870"/>
    <w:rsid w:val="0079001F"/>
    <w:rsid w:val="007906A8"/>
    <w:rsid w:val="00791792"/>
    <w:rsid w:val="00791A1A"/>
    <w:rsid w:val="007922C0"/>
    <w:rsid w:val="00792408"/>
    <w:rsid w:val="007929CD"/>
    <w:rsid w:val="007934D8"/>
    <w:rsid w:val="00793BB4"/>
    <w:rsid w:val="00794804"/>
    <w:rsid w:val="007955EF"/>
    <w:rsid w:val="00795CE3"/>
    <w:rsid w:val="007962C9"/>
    <w:rsid w:val="00796C21"/>
    <w:rsid w:val="00796F9C"/>
    <w:rsid w:val="007A02A5"/>
    <w:rsid w:val="007A0BB5"/>
    <w:rsid w:val="007A4F70"/>
    <w:rsid w:val="007A53F0"/>
    <w:rsid w:val="007A60A7"/>
    <w:rsid w:val="007A6F45"/>
    <w:rsid w:val="007A7FE6"/>
    <w:rsid w:val="007B0505"/>
    <w:rsid w:val="007B0597"/>
    <w:rsid w:val="007B0AAF"/>
    <w:rsid w:val="007B2685"/>
    <w:rsid w:val="007B2E39"/>
    <w:rsid w:val="007B33F1"/>
    <w:rsid w:val="007B39D8"/>
    <w:rsid w:val="007B3DF1"/>
    <w:rsid w:val="007B3E88"/>
    <w:rsid w:val="007B4306"/>
    <w:rsid w:val="007B508D"/>
    <w:rsid w:val="007B5E2E"/>
    <w:rsid w:val="007B6DDA"/>
    <w:rsid w:val="007B7368"/>
    <w:rsid w:val="007B79AF"/>
    <w:rsid w:val="007B7D60"/>
    <w:rsid w:val="007C0308"/>
    <w:rsid w:val="007C1575"/>
    <w:rsid w:val="007C16F2"/>
    <w:rsid w:val="007C1BD4"/>
    <w:rsid w:val="007C1E40"/>
    <w:rsid w:val="007C2FF2"/>
    <w:rsid w:val="007C346F"/>
    <w:rsid w:val="007C383E"/>
    <w:rsid w:val="007C42F3"/>
    <w:rsid w:val="007C4966"/>
    <w:rsid w:val="007C529B"/>
    <w:rsid w:val="007C57A3"/>
    <w:rsid w:val="007C5EAF"/>
    <w:rsid w:val="007C6F08"/>
    <w:rsid w:val="007C76BA"/>
    <w:rsid w:val="007D01E0"/>
    <w:rsid w:val="007D02AE"/>
    <w:rsid w:val="007D0588"/>
    <w:rsid w:val="007D062E"/>
    <w:rsid w:val="007D13B1"/>
    <w:rsid w:val="007D1589"/>
    <w:rsid w:val="007D19DC"/>
    <w:rsid w:val="007D2772"/>
    <w:rsid w:val="007D2A3A"/>
    <w:rsid w:val="007D3208"/>
    <w:rsid w:val="007D359B"/>
    <w:rsid w:val="007D4064"/>
    <w:rsid w:val="007D4CE5"/>
    <w:rsid w:val="007D4FE7"/>
    <w:rsid w:val="007D6232"/>
    <w:rsid w:val="007D6D97"/>
    <w:rsid w:val="007D763A"/>
    <w:rsid w:val="007D772A"/>
    <w:rsid w:val="007E0BDC"/>
    <w:rsid w:val="007E0CC3"/>
    <w:rsid w:val="007E1AFF"/>
    <w:rsid w:val="007E4EB1"/>
    <w:rsid w:val="007E63DD"/>
    <w:rsid w:val="007E73A0"/>
    <w:rsid w:val="007E7981"/>
    <w:rsid w:val="007E798C"/>
    <w:rsid w:val="007E7AEA"/>
    <w:rsid w:val="007E7EB0"/>
    <w:rsid w:val="007F043D"/>
    <w:rsid w:val="007F117D"/>
    <w:rsid w:val="007F162C"/>
    <w:rsid w:val="007F1F99"/>
    <w:rsid w:val="007F2E64"/>
    <w:rsid w:val="007F4BBC"/>
    <w:rsid w:val="007F4E7C"/>
    <w:rsid w:val="007F5237"/>
    <w:rsid w:val="007F5A07"/>
    <w:rsid w:val="007F6C8F"/>
    <w:rsid w:val="007F768F"/>
    <w:rsid w:val="00800448"/>
    <w:rsid w:val="00800802"/>
    <w:rsid w:val="00800E62"/>
    <w:rsid w:val="00801B28"/>
    <w:rsid w:val="00801F5B"/>
    <w:rsid w:val="00802031"/>
    <w:rsid w:val="00802C45"/>
    <w:rsid w:val="008034F1"/>
    <w:rsid w:val="0080421C"/>
    <w:rsid w:val="00804DB0"/>
    <w:rsid w:val="0080696F"/>
    <w:rsid w:val="0080791D"/>
    <w:rsid w:val="008104F5"/>
    <w:rsid w:val="008106F6"/>
    <w:rsid w:val="00810E26"/>
    <w:rsid w:val="00811A05"/>
    <w:rsid w:val="00813EBF"/>
    <w:rsid w:val="00814490"/>
    <w:rsid w:val="00816184"/>
    <w:rsid w:val="00816772"/>
    <w:rsid w:val="00817C6B"/>
    <w:rsid w:val="0082076A"/>
    <w:rsid w:val="00821223"/>
    <w:rsid w:val="00821B41"/>
    <w:rsid w:val="00822923"/>
    <w:rsid w:val="008230C1"/>
    <w:rsid w:val="008234B8"/>
    <w:rsid w:val="008240FA"/>
    <w:rsid w:val="00824F7A"/>
    <w:rsid w:val="008250C6"/>
    <w:rsid w:val="00825185"/>
    <w:rsid w:val="0082699C"/>
    <w:rsid w:val="00827D1D"/>
    <w:rsid w:val="00830909"/>
    <w:rsid w:val="00830E6E"/>
    <w:rsid w:val="0083234A"/>
    <w:rsid w:val="00832E51"/>
    <w:rsid w:val="008337CA"/>
    <w:rsid w:val="00833E88"/>
    <w:rsid w:val="00834458"/>
    <w:rsid w:val="00834DB4"/>
    <w:rsid w:val="00835443"/>
    <w:rsid w:val="008358E7"/>
    <w:rsid w:val="00836367"/>
    <w:rsid w:val="00837C94"/>
    <w:rsid w:val="008414BD"/>
    <w:rsid w:val="00841F44"/>
    <w:rsid w:val="008434EC"/>
    <w:rsid w:val="0084353F"/>
    <w:rsid w:val="0084420C"/>
    <w:rsid w:val="00845A74"/>
    <w:rsid w:val="0084610C"/>
    <w:rsid w:val="008466BC"/>
    <w:rsid w:val="00846735"/>
    <w:rsid w:val="00847769"/>
    <w:rsid w:val="008477E6"/>
    <w:rsid w:val="00847F20"/>
    <w:rsid w:val="00852B0C"/>
    <w:rsid w:val="00853EA8"/>
    <w:rsid w:val="0085639E"/>
    <w:rsid w:val="0085698C"/>
    <w:rsid w:val="008572DA"/>
    <w:rsid w:val="008577D0"/>
    <w:rsid w:val="00857D85"/>
    <w:rsid w:val="0086003A"/>
    <w:rsid w:val="00860091"/>
    <w:rsid w:val="0086053F"/>
    <w:rsid w:val="0086078E"/>
    <w:rsid w:val="008609A7"/>
    <w:rsid w:val="00860C21"/>
    <w:rsid w:val="00860C3F"/>
    <w:rsid w:val="00860DA9"/>
    <w:rsid w:val="00860E2C"/>
    <w:rsid w:val="00863952"/>
    <w:rsid w:val="0086516D"/>
    <w:rsid w:val="00865D9A"/>
    <w:rsid w:val="00865F91"/>
    <w:rsid w:val="0086614F"/>
    <w:rsid w:val="00866A18"/>
    <w:rsid w:val="00867134"/>
    <w:rsid w:val="00867858"/>
    <w:rsid w:val="00867BC2"/>
    <w:rsid w:val="00867D0F"/>
    <w:rsid w:val="00871828"/>
    <w:rsid w:val="00871FC6"/>
    <w:rsid w:val="0087204F"/>
    <w:rsid w:val="008722C9"/>
    <w:rsid w:val="00873159"/>
    <w:rsid w:val="0087330A"/>
    <w:rsid w:val="00873603"/>
    <w:rsid w:val="00873709"/>
    <w:rsid w:val="008742D5"/>
    <w:rsid w:val="00874D2F"/>
    <w:rsid w:val="00875072"/>
    <w:rsid w:val="008754B0"/>
    <w:rsid w:val="00876F2D"/>
    <w:rsid w:val="00877392"/>
    <w:rsid w:val="00877ECC"/>
    <w:rsid w:val="00881912"/>
    <w:rsid w:val="0088265C"/>
    <w:rsid w:val="008827D3"/>
    <w:rsid w:val="008847B4"/>
    <w:rsid w:val="00885559"/>
    <w:rsid w:val="00885953"/>
    <w:rsid w:val="008862AB"/>
    <w:rsid w:val="008873BB"/>
    <w:rsid w:val="00887D18"/>
    <w:rsid w:val="0088CF6F"/>
    <w:rsid w:val="00890624"/>
    <w:rsid w:val="008912F6"/>
    <w:rsid w:val="00892E71"/>
    <w:rsid w:val="008930AF"/>
    <w:rsid w:val="00893297"/>
    <w:rsid w:val="00894CB7"/>
    <w:rsid w:val="00895F53"/>
    <w:rsid w:val="00897548"/>
    <w:rsid w:val="008A08D3"/>
    <w:rsid w:val="008A1025"/>
    <w:rsid w:val="008A1556"/>
    <w:rsid w:val="008A1A2D"/>
    <w:rsid w:val="008A2746"/>
    <w:rsid w:val="008A2C7D"/>
    <w:rsid w:val="008A3B70"/>
    <w:rsid w:val="008A57E6"/>
    <w:rsid w:val="008A784A"/>
    <w:rsid w:val="008A7F9D"/>
    <w:rsid w:val="008B07F7"/>
    <w:rsid w:val="008B1607"/>
    <w:rsid w:val="008B1C6A"/>
    <w:rsid w:val="008B20DB"/>
    <w:rsid w:val="008B4D39"/>
    <w:rsid w:val="008B5016"/>
    <w:rsid w:val="008B5510"/>
    <w:rsid w:val="008B6088"/>
    <w:rsid w:val="008B6524"/>
    <w:rsid w:val="008B74B5"/>
    <w:rsid w:val="008B7D95"/>
    <w:rsid w:val="008C095A"/>
    <w:rsid w:val="008C1448"/>
    <w:rsid w:val="008C219B"/>
    <w:rsid w:val="008C35BB"/>
    <w:rsid w:val="008C3C24"/>
    <w:rsid w:val="008C4109"/>
    <w:rsid w:val="008C4B23"/>
    <w:rsid w:val="008C4D74"/>
    <w:rsid w:val="008C6621"/>
    <w:rsid w:val="008C6F5A"/>
    <w:rsid w:val="008C705B"/>
    <w:rsid w:val="008C77BB"/>
    <w:rsid w:val="008C7EAF"/>
    <w:rsid w:val="008D090E"/>
    <w:rsid w:val="008D095D"/>
    <w:rsid w:val="008D16D6"/>
    <w:rsid w:val="008D184B"/>
    <w:rsid w:val="008D18A3"/>
    <w:rsid w:val="008D1C39"/>
    <w:rsid w:val="008D205A"/>
    <w:rsid w:val="008D21B5"/>
    <w:rsid w:val="008D2510"/>
    <w:rsid w:val="008D2598"/>
    <w:rsid w:val="008D29B1"/>
    <w:rsid w:val="008D2DFE"/>
    <w:rsid w:val="008D328E"/>
    <w:rsid w:val="008D3AAE"/>
    <w:rsid w:val="008D407E"/>
    <w:rsid w:val="008D4531"/>
    <w:rsid w:val="008D500D"/>
    <w:rsid w:val="008D687A"/>
    <w:rsid w:val="008D6DFB"/>
    <w:rsid w:val="008D70EC"/>
    <w:rsid w:val="008D7AD2"/>
    <w:rsid w:val="008E0A9A"/>
    <w:rsid w:val="008E0BA9"/>
    <w:rsid w:val="008E0DAB"/>
    <w:rsid w:val="008E1207"/>
    <w:rsid w:val="008E233B"/>
    <w:rsid w:val="008E2BB5"/>
    <w:rsid w:val="008E399D"/>
    <w:rsid w:val="008E59A8"/>
    <w:rsid w:val="008E5E64"/>
    <w:rsid w:val="008E6304"/>
    <w:rsid w:val="008F0454"/>
    <w:rsid w:val="008F0D2E"/>
    <w:rsid w:val="008F1478"/>
    <w:rsid w:val="008F1626"/>
    <w:rsid w:val="008F2022"/>
    <w:rsid w:val="008F297F"/>
    <w:rsid w:val="008F2A2B"/>
    <w:rsid w:val="008F343E"/>
    <w:rsid w:val="008F43A4"/>
    <w:rsid w:val="008F4FC5"/>
    <w:rsid w:val="008F5248"/>
    <w:rsid w:val="008F5BC1"/>
    <w:rsid w:val="008F6E2C"/>
    <w:rsid w:val="008F790E"/>
    <w:rsid w:val="00900070"/>
    <w:rsid w:val="00900206"/>
    <w:rsid w:val="00900C3B"/>
    <w:rsid w:val="009013E7"/>
    <w:rsid w:val="0090141A"/>
    <w:rsid w:val="00902597"/>
    <w:rsid w:val="00902771"/>
    <w:rsid w:val="00902A05"/>
    <w:rsid w:val="00905E20"/>
    <w:rsid w:val="00911343"/>
    <w:rsid w:val="00911488"/>
    <w:rsid w:val="0091187A"/>
    <w:rsid w:val="009120CC"/>
    <w:rsid w:val="0091322D"/>
    <w:rsid w:val="009136BB"/>
    <w:rsid w:val="0091400A"/>
    <w:rsid w:val="00914442"/>
    <w:rsid w:val="0091455F"/>
    <w:rsid w:val="0091488C"/>
    <w:rsid w:val="00914D4D"/>
    <w:rsid w:val="00914E46"/>
    <w:rsid w:val="00914F89"/>
    <w:rsid w:val="0091522B"/>
    <w:rsid w:val="009166D5"/>
    <w:rsid w:val="00916857"/>
    <w:rsid w:val="0092001A"/>
    <w:rsid w:val="00920CAB"/>
    <w:rsid w:val="0092216E"/>
    <w:rsid w:val="00922604"/>
    <w:rsid w:val="009229DB"/>
    <w:rsid w:val="00922A5A"/>
    <w:rsid w:val="0092373C"/>
    <w:rsid w:val="00923A88"/>
    <w:rsid w:val="0092549F"/>
    <w:rsid w:val="009269A8"/>
    <w:rsid w:val="00927CFF"/>
    <w:rsid w:val="009303D9"/>
    <w:rsid w:val="009314A7"/>
    <w:rsid w:val="00933C64"/>
    <w:rsid w:val="00934717"/>
    <w:rsid w:val="0093530E"/>
    <w:rsid w:val="00935363"/>
    <w:rsid w:val="00935FEA"/>
    <w:rsid w:val="00936A6F"/>
    <w:rsid w:val="00936E2D"/>
    <w:rsid w:val="009379F9"/>
    <w:rsid w:val="00937B54"/>
    <w:rsid w:val="00937F51"/>
    <w:rsid w:val="0093B4C7"/>
    <w:rsid w:val="009414AA"/>
    <w:rsid w:val="00941A03"/>
    <w:rsid w:val="00941F15"/>
    <w:rsid w:val="0094289C"/>
    <w:rsid w:val="00943442"/>
    <w:rsid w:val="0094462A"/>
    <w:rsid w:val="00944AA4"/>
    <w:rsid w:val="00945183"/>
    <w:rsid w:val="009457B3"/>
    <w:rsid w:val="009503A8"/>
    <w:rsid w:val="00951A13"/>
    <w:rsid w:val="00951F7E"/>
    <w:rsid w:val="00952BEE"/>
    <w:rsid w:val="009534D3"/>
    <w:rsid w:val="00953C2B"/>
    <w:rsid w:val="00953EA8"/>
    <w:rsid w:val="0095557A"/>
    <w:rsid w:val="009600D0"/>
    <w:rsid w:val="009609A2"/>
    <w:rsid w:val="00961937"/>
    <w:rsid w:val="009620D7"/>
    <w:rsid w:val="0096315B"/>
    <w:rsid w:val="00963580"/>
    <w:rsid w:val="00963F79"/>
    <w:rsid w:val="0096412C"/>
    <w:rsid w:val="009644C3"/>
    <w:rsid w:val="00964C82"/>
    <w:rsid w:val="009669F4"/>
    <w:rsid w:val="00966A76"/>
    <w:rsid w:val="00970854"/>
    <w:rsid w:val="00970C1E"/>
    <w:rsid w:val="00970D63"/>
    <w:rsid w:val="00971E95"/>
    <w:rsid w:val="00972203"/>
    <w:rsid w:val="0097258B"/>
    <w:rsid w:val="00972C8A"/>
    <w:rsid w:val="00973805"/>
    <w:rsid w:val="00973DEA"/>
    <w:rsid w:val="009754C5"/>
    <w:rsid w:val="00975813"/>
    <w:rsid w:val="00975F0B"/>
    <w:rsid w:val="00976BA2"/>
    <w:rsid w:val="00977231"/>
    <w:rsid w:val="00977875"/>
    <w:rsid w:val="00981F3C"/>
    <w:rsid w:val="009822EA"/>
    <w:rsid w:val="00982633"/>
    <w:rsid w:val="00982C87"/>
    <w:rsid w:val="00984A21"/>
    <w:rsid w:val="00984E66"/>
    <w:rsid w:val="00985C31"/>
    <w:rsid w:val="009901DC"/>
    <w:rsid w:val="00990C24"/>
    <w:rsid w:val="009912BC"/>
    <w:rsid w:val="009913F4"/>
    <w:rsid w:val="009917D3"/>
    <w:rsid w:val="00991D74"/>
    <w:rsid w:val="009920EC"/>
    <w:rsid w:val="009935E2"/>
    <w:rsid w:val="0099416D"/>
    <w:rsid w:val="00994367"/>
    <w:rsid w:val="00996A9E"/>
    <w:rsid w:val="00996F50"/>
    <w:rsid w:val="0099795B"/>
    <w:rsid w:val="00997AF6"/>
    <w:rsid w:val="009A0134"/>
    <w:rsid w:val="009A0BE5"/>
    <w:rsid w:val="009A1ADE"/>
    <w:rsid w:val="009A27E2"/>
    <w:rsid w:val="009A5985"/>
    <w:rsid w:val="009A719A"/>
    <w:rsid w:val="009A7481"/>
    <w:rsid w:val="009B1B90"/>
    <w:rsid w:val="009B31B8"/>
    <w:rsid w:val="009B523A"/>
    <w:rsid w:val="009B5241"/>
    <w:rsid w:val="009B592C"/>
    <w:rsid w:val="009B657E"/>
    <w:rsid w:val="009B65B7"/>
    <w:rsid w:val="009B6DF8"/>
    <w:rsid w:val="009B701B"/>
    <w:rsid w:val="009C0104"/>
    <w:rsid w:val="009C259A"/>
    <w:rsid w:val="009C356A"/>
    <w:rsid w:val="009C3B09"/>
    <w:rsid w:val="009C3BAB"/>
    <w:rsid w:val="009C5A64"/>
    <w:rsid w:val="009C5C5F"/>
    <w:rsid w:val="009C5FF2"/>
    <w:rsid w:val="009C63D2"/>
    <w:rsid w:val="009C6CCB"/>
    <w:rsid w:val="009D0E07"/>
    <w:rsid w:val="009D1FE7"/>
    <w:rsid w:val="009D24A8"/>
    <w:rsid w:val="009D2C4E"/>
    <w:rsid w:val="009D3BB2"/>
    <w:rsid w:val="009D41CF"/>
    <w:rsid w:val="009D490C"/>
    <w:rsid w:val="009D51D4"/>
    <w:rsid w:val="009D5337"/>
    <w:rsid w:val="009D55D6"/>
    <w:rsid w:val="009D5712"/>
    <w:rsid w:val="009D5C20"/>
    <w:rsid w:val="009D6F4B"/>
    <w:rsid w:val="009D7F96"/>
    <w:rsid w:val="009E004C"/>
    <w:rsid w:val="009E0A53"/>
    <w:rsid w:val="009E12BE"/>
    <w:rsid w:val="009E21B6"/>
    <w:rsid w:val="009E2302"/>
    <w:rsid w:val="009E284A"/>
    <w:rsid w:val="009E2C67"/>
    <w:rsid w:val="009E79F2"/>
    <w:rsid w:val="009F089C"/>
    <w:rsid w:val="009F09D4"/>
    <w:rsid w:val="009F0CAE"/>
    <w:rsid w:val="009F117F"/>
    <w:rsid w:val="009F1D79"/>
    <w:rsid w:val="009F466D"/>
    <w:rsid w:val="009F4F53"/>
    <w:rsid w:val="009F62FB"/>
    <w:rsid w:val="009F6A64"/>
    <w:rsid w:val="009F72D7"/>
    <w:rsid w:val="00A01425"/>
    <w:rsid w:val="00A016C1"/>
    <w:rsid w:val="00A03447"/>
    <w:rsid w:val="00A0477B"/>
    <w:rsid w:val="00A04B07"/>
    <w:rsid w:val="00A059B3"/>
    <w:rsid w:val="00A0657F"/>
    <w:rsid w:val="00A0697A"/>
    <w:rsid w:val="00A06ACA"/>
    <w:rsid w:val="00A07755"/>
    <w:rsid w:val="00A07A83"/>
    <w:rsid w:val="00A1022E"/>
    <w:rsid w:val="00A113C6"/>
    <w:rsid w:val="00A11989"/>
    <w:rsid w:val="00A13426"/>
    <w:rsid w:val="00A13E85"/>
    <w:rsid w:val="00A14428"/>
    <w:rsid w:val="00A14F4B"/>
    <w:rsid w:val="00A15B1E"/>
    <w:rsid w:val="00A15EAB"/>
    <w:rsid w:val="00A20643"/>
    <w:rsid w:val="00A223C5"/>
    <w:rsid w:val="00A236B8"/>
    <w:rsid w:val="00A23D70"/>
    <w:rsid w:val="00A241D6"/>
    <w:rsid w:val="00A247E5"/>
    <w:rsid w:val="00A24927"/>
    <w:rsid w:val="00A24BCB"/>
    <w:rsid w:val="00A25233"/>
    <w:rsid w:val="00A2558C"/>
    <w:rsid w:val="00A27688"/>
    <w:rsid w:val="00A304C8"/>
    <w:rsid w:val="00A33650"/>
    <w:rsid w:val="00A336EF"/>
    <w:rsid w:val="00A33D7F"/>
    <w:rsid w:val="00A33FAD"/>
    <w:rsid w:val="00A3412D"/>
    <w:rsid w:val="00A35F8B"/>
    <w:rsid w:val="00A361F9"/>
    <w:rsid w:val="00A37246"/>
    <w:rsid w:val="00A4169B"/>
    <w:rsid w:val="00A4180A"/>
    <w:rsid w:val="00A41942"/>
    <w:rsid w:val="00A41BE3"/>
    <w:rsid w:val="00A425E8"/>
    <w:rsid w:val="00A4280F"/>
    <w:rsid w:val="00A432F9"/>
    <w:rsid w:val="00A43574"/>
    <w:rsid w:val="00A444A3"/>
    <w:rsid w:val="00A44E8B"/>
    <w:rsid w:val="00A46460"/>
    <w:rsid w:val="00A46C2B"/>
    <w:rsid w:val="00A478D8"/>
    <w:rsid w:val="00A47FC5"/>
    <w:rsid w:val="00A5017F"/>
    <w:rsid w:val="00A501F2"/>
    <w:rsid w:val="00A50366"/>
    <w:rsid w:val="00A505CC"/>
    <w:rsid w:val="00A51B40"/>
    <w:rsid w:val="00A52344"/>
    <w:rsid w:val="00A52E15"/>
    <w:rsid w:val="00A52FF1"/>
    <w:rsid w:val="00A530B9"/>
    <w:rsid w:val="00A53B78"/>
    <w:rsid w:val="00A542C8"/>
    <w:rsid w:val="00A5436F"/>
    <w:rsid w:val="00A543F2"/>
    <w:rsid w:val="00A558B3"/>
    <w:rsid w:val="00A568AC"/>
    <w:rsid w:val="00A56AA5"/>
    <w:rsid w:val="00A56B83"/>
    <w:rsid w:val="00A56D02"/>
    <w:rsid w:val="00A5786A"/>
    <w:rsid w:val="00A57C14"/>
    <w:rsid w:val="00A605A6"/>
    <w:rsid w:val="00A611D0"/>
    <w:rsid w:val="00A61901"/>
    <w:rsid w:val="00A630BF"/>
    <w:rsid w:val="00A63851"/>
    <w:rsid w:val="00A65A65"/>
    <w:rsid w:val="00A660D1"/>
    <w:rsid w:val="00A67B80"/>
    <w:rsid w:val="00A7004C"/>
    <w:rsid w:val="00A701D7"/>
    <w:rsid w:val="00A70BA8"/>
    <w:rsid w:val="00A72331"/>
    <w:rsid w:val="00A72983"/>
    <w:rsid w:val="00A72C50"/>
    <w:rsid w:val="00A73E42"/>
    <w:rsid w:val="00A73FCD"/>
    <w:rsid w:val="00A7464B"/>
    <w:rsid w:val="00A74B16"/>
    <w:rsid w:val="00A75605"/>
    <w:rsid w:val="00A76C6E"/>
    <w:rsid w:val="00A7735A"/>
    <w:rsid w:val="00A80B05"/>
    <w:rsid w:val="00A80BD7"/>
    <w:rsid w:val="00A814D4"/>
    <w:rsid w:val="00A82153"/>
    <w:rsid w:val="00A825CA"/>
    <w:rsid w:val="00A82AFC"/>
    <w:rsid w:val="00A84AF7"/>
    <w:rsid w:val="00A84B39"/>
    <w:rsid w:val="00A8598A"/>
    <w:rsid w:val="00A85B32"/>
    <w:rsid w:val="00A861DE"/>
    <w:rsid w:val="00A866ED"/>
    <w:rsid w:val="00A873AA"/>
    <w:rsid w:val="00A90CC7"/>
    <w:rsid w:val="00A912DF"/>
    <w:rsid w:val="00A91D77"/>
    <w:rsid w:val="00A92465"/>
    <w:rsid w:val="00A93269"/>
    <w:rsid w:val="00A9387F"/>
    <w:rsid w:val="00A94F93"/>
    <w:rsid w:val="00A9513B"/>
    <w:rsid w:val="00A95256"/>
    <w:rsid w:val="00A958A9"/>
    <w:rsid w:val="00A96B73"/>
    <w:rsid w:val="00A96E95"/>
    <w:rsid w:val="00A97E2C"/>
    <w:rsid w:val="00AA0053"/>
    <w:rsid w:val="00AA0141"/>
    <w:rsid w:val="00AA174D"/>
    <w:rsid w:val="00AA17B9"/>
    <w:rsid w:val="00AA331F"/>
    <w:rsid w:val="00AA658D"/>
    <w:rsid w:val="00AA6ABC"/>
    <w:rsid w:val="00AA70AB"/>
    <w:rsid w:val="00AA754D"/>
    <w:rsid w:val="00AA7A71"/>
    <w:rsid w:val="00AB04F4"/>
    <w:rsid w:val="00AB0A6D"/>
    <w:rsid w:val="00AB1D1E"/>
    <w:rsid w:val="00AB2747"/>
    <w:rsid w:val="00AB2974"/>
    <w:rsid w:val="00AB3B37"/>
    <w:rsid w:val="00AB3B6A"/>
    <w:rsid w:val="00AB64FB"/>
    <w:rsid w:val="00AB7632"/>
    <w:rsid w:val="00AB7AB4"/>
    <w:rsid w:val="00AC062D"/>
    <w:rsid w:val="00AC1617"/>
    <w:rsid w:val="00AC212C"/>
    <w:rsid w:val="00AC2841"/>
    <w:rsid w:val="00AC34DF"/>
    <w:rsid w:val="00AC3B69"/>
    <w:rsid w:val="00AC49FB"/>
    <w:rsid w:val="00AC65A8"/>
    <w:rsid w:val="00AC7D15"/>
    <w:rsid w:val="00AC7E8C"/>
    <w:rsid w:val="00AD03A7"/>
    <w:rsid w:val="00AD06B1"/>
    <w:rsid w:val="00AD0D93"/>
    <w:rsid w:val="00AD0D9A"/>
    <w:rsid w:val="00AD1102"/>
    <w:rsid w:val="00AD1642"/>
    <w:rsid w:val="00AD249C"/>
    <w:rsid w:val="00AD2B69"/>
    <w:rsid w:val="00AD3099"/>
    <w:rsid w:val="00AD4F70"/>
    <w:rsid w:val="00AD5586"/>
    <w:rsid w:val="00AD5A9F"/>
    <w:rsid w:val="00AD6993"/>
    <w:rsid w:val="00AE120C"/>
    <w:rsid w:val="00AE1449"/>
    <w:rsid w:val="00AE2867"/>
    <w:rsid w:val="00AE33DA"/>
    <w:rsid w:val="00AE3409"/>
    <w:rsid w:val="00AE3B95"/>
    <w:rsid w:val="00AE3DD4"/>
    <w:rsid w:val="00AE5D03"/>
    <w:rsid w:val="00AE67E2"/>
    <w:rsid w:val="00AE7F9C"/>
    <w:rsid w:val="00AF075E"/>
    <w:rsid w:val="00AF0BCD"/>
    <w:rsid w:val="00AF2730"/>
    <w:rsid w:val="00AF2C8F"/>
    <w:rsid w:val="00AF35FC"/>
    <w:rsid w:val="00AF4427"/>
    <w:rsid w:val="00AF4815"/>
    <w:rsid w:val="00AF4B06"/>
    <w:rsid w:val="00AF6038"/>
    <w:rsid w:val="00AF61CC"/>
    <w:rsid w:val="00AF6A06"/>
    <w:rsid w:val="00AF75C9"/>
    <w:rsid w:val="00AF7C6E"/>
    <w:rsid w:val="00B001B8"/>
    <w:rsid w:val="00B01099"/>
    <w:rsid w:val="00B01FA7"/>
    <w:rsid w:val="00B02DF1"/>
    <w:rsid w:val="00B02E19"/>
    <w:rsid w:val="00B02FF4"/>
    <w:rsid w:val="00B03A06"/>
    <w:rsid w:val="00B041E7"/>
    <w:rsid w:val="00B05199"/>
    <w:rsid w:val="00B05DC6"/>
    <w:rsid w:val="00B06909"/>
    <w:rsid w:val="00B077B8"/>
    <w:rsid w:val="00B10D6D"/>
    <w:rsid w:val="00B11444"/>
    <w:rsid w:val="00B11A60"/>
    <w:rsid w:val="00B126B8"/>
    <w:rsid w:val="00B129DE"/>
    <w:rsid w:val="00B12C85"/>
    <w:rsid w:val="00B13298"/>
    <w:rsid w:val="00B13301"/>
    <w:rsid w:val="00B13AB1"/>
    <w:rsid w:val="00B13F16"/>
    <w:rsid w:val="00B1446B"/>
    <w:rsid w:val="00B1482E"/>
    <w:rsid w:val="00B16B8A"/>
    <w:rsid w:val="00B16CB7"/>
    <w:rsid w:val="00B213FB"/>
    <w:rsid w:val="00B2174F"/>
    <w:rsid w:val="00B21BEE"/>
    <w:rsid w:val="00B21FD5"/>
    <w:rsid w:val="00B2248F"/>
    <w:rsid w:val="00B22613"/>
    <w:rsid w:val="00B235B1"/>
    <w:rsid w:val="00B246BE"/>
    <w:rsid w:val="00B24B02"/>
    <w:rsid w:val="00B24E79"/>
    <w:rsid w:val="00B26E0E"/>
    <w:rsid w:val="00B27315"/>
    <w:rsid w:val="00B27482"/>
    <w:rsid w:val="00B30225"/>
    <w:rsid w:val="00B30403"/>
    <w:rsid w:val="00B311BE"/>
    <w:rsid w:val="00B31F7B"/>
    <w:rsid w:val="00B3345A"/>
    <w:rsid w:val="00B33CF2"/>
    <w:rsid w:val="00B353BF"/>
    <w:rsid w:val="00B35516"/>
    <w:rsid w:val="00B357B4"/>
    <w:rsid w:val="00B35C23"/>
    <w:rsid w:val="00B373F9"/>
    <w:rsid w:val="00B40D55"/>
    <w:rsid w:val="00B416F9"/>
    <w:rsid w:val="00B41B25"/>
    <w:rsid w:val="00B4212F"/>
    <w:rsid w:val="00B4246A"/>
    <w:rsid w:val="00B43245"/>
    <w:rsid w:val="00B438FE"/>
    <w:rsid w:val="00B43CBB"/>
    <w:rsid w:val="00B43F1B"/>
    <w:rsid w:val="00B43FC2"/>
    <w:rsid w:val="00B44126"/>
    <w:rsid w:val="00B441BF"/>
    <w:rsid w:val="00B4440F"/>
    <w:rsid w:val="00B44A76"/>
    <w:rsid w:val="00B4505D"/>
    <w:rsid w:val="00B45100"/>
    <w:rsid w:val="00B4514A"/>
    <w:rsid w:val="00B45267"/>
    <w:rsid w:val="00B46951"/>
    <w:rsid w:val="00B46EDB"/>
    <w:rsid w:val="00B4742C"/>
    <w:rsid w:val="00B47ED1"/>
    <w:rsid w:val="00B47F89"/>
    <w:rsid w:val="00B53325"/>
    <w:rsid w:val="00B539BC"/>
    <w:rsid w:val="00B5506A"/>
    <w:rsid w:val="00B55170"/>
    <w:rsid w:val="00B55A60"/>
    <w:rsid w:val="00B5636F"/>
    <w:rsid w:val="00B56CF8"/>
    <w:rsid w:val="00B5768C"/>
    <w:rsid w:val="00B578CB"/>
    <w:rsid w:val="00B604E8"/>
    <w:rsid w:val="00B60FBC"/>
    <w:rsid w:val="00B61BB7"/>
    <w:rsid w:val="00B62CCC"/>
    <w:rsid w:val="00B63969"/>
    <w:rsid w:val="00B63B72"/>
    <w:rsid w:val="00B646F7"/>
    <w:rsid w:val="00B655DE"/>
    <w:rsid w:val="00B6605F"/>
    <w:rsid w:val="00B660A4"/>
    <w:rsid w:val="00B66D2B"/>
    <w:rsid w:val="00B66E49"/>
    <w:rsid w:val="00B66F5D"/>
    <w:rsid w:val="00B67952"/>
    <w:rsid w:val="00B70D7D"/>
    <w:rsid w:val="00B71227"/>
    <w:rsid w:val="00B73348"/>
    <w:rsid w:val="00B73F72"/>
    <w:rsid w:val="00B7517A"/>
    <w:rsid w:val="00B76361"/>
    <w:rsid w:val="00B768D1"/>
    <w:rsid w:val="00B778D4"/>
    <w:rsid w:val="00B80309"/>
    <w:rsid w:val="00B80CD4"/>
    <w:rsid w:val="00B80F8D"/>
    <w:rsid w:val="00B821FC"/>
    <w:rsid w:val="00B82A06"/>
    <w:rsid w:val="00B83110"/>
    <w:rsid w:val="00B85784"/>
    <w:rsid w:val="00B8647F"/>
    <w:rsid w:val="00B87EFA"/>
    <w:rsid w:val="00B90EE5"/>
    <w:rsid w:val="00B91268"/>
    <w:rsid w:val="00B940CC"/>
    <w:rsid w:val="00B955D3"/>
    <w:rsid w:val="00B966CC"/>
    <w:rsid w:val="00B968D2"/>
    <w:rsid w:val="00B9769A"/>
    <w:rsid w:val="00B97B86"/>
    <w:rsid w:val="00BA02A2"/>
    <w:rsid w:val="00BA02FE"/>
    <w:rsid w:val="00BA1025"/>
    <w:rsid w:val="00BA1DA8"/>
    <w:rsid w:val="00BA2704"/>
    <w:rsid w:val="00BA3450"/>
    <w:rsid w:val="00BA42E5"/>
    <w:rsid w:val="00BA576C"/>
    <w:rsid w:val="00BA5D45"/>
    <w:rsid w:val="00BA5EA8"/>
    <w:rsid w:val="00BA64AA"/>
    <w:rsid w:val="00BA655F"/>
    <w:rsid w:val="00BA766C"/>
    <w:rsid w:val="00BA77FC"/>
    <w:rsid w:val="00BA7845"/>
    <w:rsid w:val="00BB0F5C"/>
    <w:rsid w:val="00BB20CD"/>
    <w:rsid w:val="00BB2524"/>
    <w:rsid w:val="00BB3269"/>
    <w:rsid w:val="00BB3754"/>
    <w:rsid w:val="00BB413F"/>
    <w:rsid w:val="00BB4EAC"/>
    <w:rsid w:val="00BB4EF5"/>
    <w:rsid w:val="00BB6177"/>
    <w:rsid w:val="00BB679F"/>
    <w:rsid w:val="00BB6C3F"/>
    <w:rsid w:val="00BB7500"/>
    <w:rsid w:val="00BC0605"/>
    <w:rsid w:val="00BC0D19"/>
    <w:rsid w:val="00BC14E2"/>
    <w:rsid w:val="00BC3420"/>
    <w:rsid w:val="00BC3EFD"/>
    <w:rsid w:val="00BC46C8"/>
    <w:rsid w:val="00BC6DF7"/>
    <w:rsid w:val="00BC6FEA"/>
    <w:rsid w:val="00BC712C"/>
    <w:rsid w:val="00BC7A38"/>
    <w:rsid w:val="00BD086E"/>
    <w:rsid w:val="00BD11CC"/>
    <w:rsid w:val="00BD42EF"/>
    <w:rsid w:val="00BD47A0"/>
    <w:rsid w:val="00BD4801"/>
    <w:rsid w:val="00BD49B6"/>
    <w:rsid w:val="00BD4B13"/>
    <w:rsid w:val="00BD4C44"/>
    <w:rsid w:val="00BD5578"/>
    <w:rsid w:val="00BD5962"/>
    <w:rsid w:val="00BD5FFA"/>
    <w:rsid w:val="00BD670B"/>
    <w:rsid w:val="00BD76F1"/>
    <w:rsid w:val="00BE06F1"/>
    <w:rsid w:val="00BE0928"/>
    <w:rsid w:val="00BE221F"/>
    <w:rsid w:val="00BE2587"/>
    <w:rsid w:val="00BE2783"/>
    <w:rsid w:val="00BE2AAE"/>
    <w:rsid w:val="00BE4740"/>
    <w:rsid w:val="00BE5BB7"/>
    <w:rsid w:val="00BE67E9"/>
    <w:rsid w:val="00BE756D"/>
    <w:rsid w:val="00BE7D3C"/>
    <w:rsid w:val="00BF01C0"/>
    <w:rsid w:val="00BF0BBB"/>
    <w:rsid w:val="00BF1044"/>
    <w:rsid w:val="00BF1678"/>
    <w:rsid w:val="00BF1E14"/>
    <w:rsid w:val="00BF23B1"/>
    <w:rsid w:val="00BF2C5F"/>
    <w:rsid w:val="00BF2D5C"/>
    <w:rsid w:val="00BF33A1"/>
    <w:rsid w:val="00BF3A1A"/>
    <w:rsid w:val="00BF4318"/>
    <w:rsid w:val="00BF5071"/>
    <w:rsid w:val="00BF5FF6"/>
    <w:rsid w:val="00BF62FC"/>
    <w:rsid w:val="00BF6EA9"/>
    <w:rsid w:val="00BF73B1"/>
    <w:rsid w:val="00BF78FF"/>
    <w:rsid w:val="00C00BA9"/>
    <w:rsid w:val="00C0207F"/>
    <w:rsid w:val="00C025DE"/>
    <w:rsid w:val="00C02886"/>
    <w:rsid w:val="00C02ABE"/>
    <w:rsid w:val="00C03E15"/>
    <w:rsid w:val="00C042E7"/>
    <w:rsid w:val="00C04773"/>
    <w:rsid w:val="00C053B8"/>
    <w:rsid w:val="00C06091"/>
    <w:rsid w:val="00C069C0"/>
    <w:rsid w:val="00C07147"/>
    <w:rsid w:val="00C0752C"/>
    <w:rsid w:val="00C10275"/>
    <w:rsid w:val="00C106C0"/>
    <w:rsid w:val="00C10BCC"/>
    <w:rsid w:val="00C10C9C"/>
    <w:rsid w:val="00C1177F"/>
    <w:rsid w:val="00C11C96"/>
    <w:rsid w:val="00C11F37"/>
    <w:rsid w:val="00C135BE"/>
    <w:rsid w:val="00C1406C"/>
    <w:rsid w:val="00C14424"/>
    <w:rsid w:val="00C14883"/>
    <w:rsid w:val="00C160D6"/>
    <w:rsid w:val="00C16117"/>
    <w:rsid w:val="00C17EBA"/>
    <w:rsid w:val="00C20DD3"/>
    <w:rsid w:val="00C22D85"/>
    <w:rsid w:val="00C22DC8"/>
    <w:rsid w:val="00C23917"/>
    <w:rsid w:val="00C23D62"/>
    <w:rsid w:val="00C25AC7"/>
    <w:rsid w:val="00C25CD4"/>
    <w:rsid w:val="00C27607"/>
    <w:rsid w:val="00C3075A"/>
    <w:rsid w:val="00C312EE"/>
    <w:rsid w:val="00C31C60"/>
    <w:rsid w:val="00C32FD7"/>
    <w:rsid w:val="00C34A8F"/>
    <w:rsid w:val="00C353AA"/>
    <w:rsid w:val="00C35807"/>
    <w:rsid w:val="00C37773"/>
    <w:rsid w:val="00C37ACC"/>
    <w:rsid w:val="00C4324F"/>
    <w:rsid w:val="00C44A7F"/>
    <w:rsid w:val="00C44E12"/>
    <w:rsid w:val="00C464C9"/>
    <w:rsid w:val="00C50024"/>
    <w:rsid w:val="00C51357"/>
    <w:rsid w:val="00C51CA7"/>
    <w:rsid w:val="00C52C68"/>
    <w:rsid w:val="00C53A1A"/>
    <w:rsid w:val="00C54876"/>
    <w:rsid w:val="00C54D0C"/>
    <w:rsid w:val="00C55D0B"/>
    <w:rsid w:val="00C565D0"/>
    <w:rsid w:val="00C572DE"/>
    <w:rsid w:val="00C5785E"/>
    <w:rsid w:val="00C57E78"/>
    <w:rsid w:val="00C6034A"/>
    <w:rsid w:val="00C607D4"/>
    <w:rsid w:val="00C607DE"/>
    <w:rsid w:val="00C60EEC"/>
    <w:rsid w:val="00C61431"/>
    <w:rsid w:val="00C615DE"/>
    <w:rsid w:val="00C64800"/>
    <w:rsid w:val="00C655DF"/>
    <w:rsid w:val="00C67238"/>
    <w:rsid w:val="00C67A99"/>
    <w:rsid w:val="00C67DCE"/>
    <w:rsid w:val="00C70CBD"/>
    <w:rsid w:val="00C72144"/>
    <w:rsid w:val="00C72766"/>
    <w:rsid w:val="00C73B3C"/>
    <w:rsid w:val="00C73CEA"/>
    <w:rsid w:val="00C74E54"/>
    <w:rsid w:val="00C74FF0"/>
    <w:rsid w:val="00C751D3"/>
    <w:rsid w:val="00C75DA7"/>
    <w:rsid w:val="00C7671D"/>
    <w:rsid w:val="00C8040C"/>
    <w:rsid w:val="00C80449"/>
    <w:rsid w:val="00C805A0"/>
    <w:rsid w:val="00C80B34"/>
    <w:rsid w:val="00C81BEA"/>
    <w:rsid w:val="00C820E6"/>
    <w:rsid w:val="00C82CFE"/>
    <w:rsid w:val="00C82D3B"/>
    <w:rsid w:val="00C83166"/>
    <w:rsid w:val="00C83781"/>
    <w:rsid w:val="00C83A4D"/>
    <w:rsid w:val="00C84480"/>
    <w:rsid w:val="00C84985"/>
    <w:rsid w:val="00C85C4B"/>
    <w:rsid w:val="00C86625"/>
    <w:rsid w:val="00C86E22"/>
    <w:rsid w:val="00C86E33"/>
    <w:rsid w:val="00C879F2"/>
    <w:rsid w:val="00C9083D"/>
    <w:rsid w:val="00C90A02"/>
    <w:rsid w:val="00C90DC1"/>
    <w:rsid w:val="00C919A4"/>
    <w:rsid w:val="00C92816"/>
    <w:rsid w:val="00C929B2"/>
    <w:rsid w:val="00C929B4"/>
    <w:rsid w:val="00C9333C"/>
    <w:rsid w:val="00C938B8"/>
    <w:rsid w:val="00C94DCE"/>
    <w:rsid w:val="00C94F1C"/>
    <w:rsid w:val="00C95681"/>
    <w:rsid w:val="00C95901"/>
    <w:rsid w:val="00C96070"/>
    <w:rsid w:val="00C97593"/>
    <w:rsid w:val="00C976E6"/>
    <w:rsid w:val="00C97B7B"/>
    <w:rsid w:val="00CA0CE7"/>
    <w:rsid w:val="00CA0D7A"/>
    <w:rsid w:val="00CA1533"/>
    <w:rsid w:val="00CA1C37"/>
    <w:rsid w:val="00CA2A63"/>
    <w:rsid w:val="00CA4392"/>
    <w:rsid w:val="00CA43F5"/>
    <w:rsid w:val="00CA48BF"/>
    <w:rsid w:val="00CA7348"/>
    <w:rsid w:val="00CA7FFB"/>
    <w:rsid w:val="00CB0731"/>
    <w:rsid w:val="00CB17EB"/>
    <w:rsid w:val="00CB23ED"/>
    <w:rsid w:val="00CB2C5A"/>
    <w:rsid w:val="00CB322A"/>
    <w:rsid w:val="00CB46AD"/>
    <w:rsid w:val="00CB5E6A"/>
    <w:rsid w:val="00CB5F34"/>
    <w:rsid w:val="00CB6474"/>
    <w:rsid w:val="00CB731D"/>
    <w:rsid w:val="00CB7834"/>
    <w:rsid w:val="00CB7AB2"/>
    <w:rsid w:val="00CC0838"/>
    <w:rsid w:val="00CC0BB7"/>
    <w:rsid w:val="00CC114C"/>
    <w:rsid w:val="00CC310A"/>
    <w:rsid w:val="00CC31B6"/>
    <w:rsid w:val="00CC393F"/>
    <w:rsid w:val="00CC3BAD"/>
    <w:rsid w:val="00CC3DD2"/>
    <w:rsid w:val="00CC581A"/>
    <w:rsid w:val="00CC5FEA"/>
    <w:rsid w:val="00CC7A55"/>
    <w:rsid w:val="00CD1818"/>
    <w:rsid w:val="00CD1F73"/>
    <w:rsid w:val="00CD2181"/>
    <w:rsid w:val="00CD2721"/>
    <w:rsid w:val="00CD2ECA"/>
    <w:rsid w:val="00CD6525"/>
    <w:rsid w:val="00CD73EA"/>
    <w:rsid w:val="00CD7C22"/>
    <w:rsid w:val="00CD7E2B"/>
    <w:rsid w:val="00CE04D3"/>
    <w:rsid w:val="00CE1183"/>
    <w:rsid w:val="00CE17CC"/>
    <w:rsid w:val="00CE17D1"/>
    <w:rsid w:val="00CE29E7"/>
    <w:rsid w:val="00CE2C7C"/>
    <w:rsid w:val="00CE3A22"/>
    <w:rsid w:val="00CE3BD3"/>
    <w:rsid w:val="00CE3DCF"/>
    <w:rsid w:val="00CE4827"/>
    <w:rsid w:val="00CE6A46"/>
    <w:rsid w:val="00CE6ECD"/>
    <w:rsid w:val="00CF05D6"/>
    <w:rsid w:val="00CF104D"/>
    <w:rsid w:val="00CF4B1F"/>
    <w:rsid w:val="00CF6376"/>
    <w:rsid w:val="00CF6BA9"/>
    <w:rsid w:val="00CF6EC4"/>
    <w:rsid w:val="00CF74A9"/>
    <w:rsid w:val="00D001C6"/>
    <w:rsid w:val="00D002A6"/>
    <w:rsid w:val="00D007C0"/>
    <w:rsid w:val="00D011EE"/>
    <w:rsid w:val="00D01458"/>
    <w:rsid w:val="00D01B02"/>
    <w:rsid w:val="00D01F15"/>
    <w:rsid w:val="00D02006"/>
    <w:rsid w:val="00D0217C"/>
    <w:rsid w:val="00D041FA"/>
    <w:rsid w:val="00D04357"/>
    <w:rsid w:val="00D05A9B"/>
    <w:rsid w:val="00D06723"/>
    <w:rsid w:val="00D067A0"/>
    <w:rsid w:val="00D069B1"/>
    <w:rsid w:val="00D07915"/>
    <w:rsid w:val="00D11C4D"/>
    <w:rsid w:val="00D11CCF"/>
    <w:rsid w:val="00D139C4"/>
    <w:rsid w:val="00D15C88"/>
    <w:rsid w:val="00D174B0"/>
    <w:rsid w:val="00D2009C"/>
    <w:rsid w:val="00D20B51"/>
    <w:rsid w:val="00D21474"/>
    <w:rsid w:val="00D2154F"/>
    <w:rsid w:val="00D216F0"/>
    <w:rsid w:val="00D2176E"/>
    <w:rsid w:val="00D22014"/>
    <w:rsid w:val="00D2226C"/>
    <w:rsid w:val="00D22778"/>
    <w:rsid w:val="00D25A92"/>
    <w:rsid w:val="00D25B1B"/>
    <w:rsid w:val="00D264BA"/>
    <w:rsid w:val="00D3033E"/>
    <w:rsid w:val="00D30EAE"/>
    <w:rsid w:val="00D3105C"/>
    <w:rsid w:val="00D316D0"/>
    <w:rsid w:val="00D31C95"/>
    <w:rsid w:val="00D33584"/>
    <w:rsid w:val="00D335EC"/>
    <w:rsid w:val="00D342D5"/>
    <w:rsid w:val="00D3465C"/>
    <w:rsid w:val="00D34BBE"/>
    <w:rsid w:val="00D3580A"/>
    <w:rsid w:val="00D3628C"/>
    <w:rsid w:val="00D371AD"/>
    <w:rsid w:val="00D372BA"/>
    <w:rsid w:val="00D40137"/>
    <w:rsid w:val="00D412E7"/>
    <w:rsid w:val="00D4187F"/>
    <w:rsid w:val="00D41D1E"/>
    <w:rsid w:val="00D420E3"/>
    <w:rsid w:val="00D44AAE"/>
    <w:rsid w:val="00D46840"/>
    <w:rsid w:val="00D5023A"/>
    <w:rsid w:val="00D51E7D"/>
    <w:rsid w:val="00D52A27"/>
    <w:rsid w:val="00D544CD"/>
    <w:rsid w:val="00D558D7"/>
    <w:rsid w:val="00D56E3E"/>
    <w:rsid w:val="00D60256"/>
    <w:rsid w:val="00D609BC"/>
    <w:rsid w:val="00D6196A"/>
    <w:rsid w:val="00D61BFE"/>
    <w:rsid w:val="00D62757"/>
    <w:rsid w:val="00D632BE"/>
    <w:rsid w:val="00D63965"/>
    <w:rsid w:val="00D63CB4"/>
    <w:rsid w:val="00D63D70"/>
    <w:rsid w:val="00D63EFB"/>
    <w:rsid w:val="00D64E5F"/>
    <w:rsid w:val="00D65974"/>
    <w:rsid w:val="00D65C40"/>
    <w:rsid w:val="00D6637D"/>
    <w:rsid w:val="00D67668"/>
    <w:rsid w:val="00D67A81"/>
    <w:rsid w:val="00D702A5"/>
    <w:rsid w:val="00D71225"/>
    <w:rsid w:val="00D71D84"/>
    <w:rsid w:val="00D71F1D"/>
    <w:rsid w:val="00D72186"/>
    <w:rsid w:val="00D72D06"/>
    <w:rsid w:val="00D72E3A"/>
    <w:rsid w:val="00D739F4"/>
    <w:rsid w:val="00D73BB6"/>
    <w:rsid w:val="00D7522C"/>
    <w:rsid w:val="00D7536F"/>
    <w:rsid w:val="00D759BA"/>
    <w:rsid w:val="00D762B9"/>
    <w:rsid w:val="00D76668"/>
    <w:rsid w:val="00D801C2"/>
    <w:rsid w:val="00D806E4"/>
    <w:rsid w:val="00D80E6C"/>
    <w:rsid w:val="00D81241"/>
    <w:rsid w:val="00D82106"/>
    <w:rsid w:val="00D822E5"/>
    <w:rsid w:val="00D8257B"/>
    <w:rsid w:val="00D83E8F"/>
    <w:rsid w:val="00D86AD3"/>
    <w:rsid w:val="00D86DC7"/>
    <w:rsid w:val="00D87C74"/>
    <w:rsid w:val="00D9006C"/>
    <w:rsid w:val="00D900F3"/>
    <w:rsid w:val="00D911B1"/>
    <w:rsid w:val="00D913FB"/>
    <w:rsid w:val="00D9190E"/>
    <w:rsid w:val="00D91B75"/>
    <w:rsid w:val="00D9215C"/>
    <w:rsid w:val="00D92332"/>
    <w:rsid w:val="00D93792"/>
    <w:rsid w:val="00D9399F"/>
    <w:rsid w:val="00D94687"/>
    <w:rsid w:val="00D95517"/>
    <w:rsid w:val="00D95EBC"/>
    <w:rsid w:val="00D9600E"/>
    <w:rsid w:val="00D96063"/>
    <w:rsid w:val="00D96F12"/>
    <w:rsid w:val="00D9779B"/>
    <w:rsid w:val="00DA019A"/>
    <w:rsid w:val="00DA11CE"/>
    <w:rsid w:val="00DA1883"/>
    <w:rsid w:val="00DA28A8"/>
    <w:rsid w:val="00DA402F"/>
    <w:rsid w:val="00DA463B"/>
    <w:rsid w:val="00DA50CD"/>
    <w:rsid w:val="00DA5864"/>
    <w:rsid w:val="00DA5A8C"/>
    <w:rsid w:val="00DA5C19"/>
    <w:rsid w:val="00DA63AF"/>
    <w:rsid w:val="00DA6652"/>
    <w:rsid w:val="00DA734D"/>
    <w:rsid w:val="00DAE5AE"/>
    <w:rsid w:val="00DB01C9"/>
    <w:rsid w:val="00DB155A"/>
    <w:rsid w:val="00DB23D0"/>
    <w:rsid w:val="00DB24B4"/>
    <w:rsid w:val="00DB284F"/>
    <w:rsid w:val="00DB2F91"/>
    <w:rsid w:val="00DB3D98"/>
    <w:rsid w:val="00DB4939"/>
    <w:rsid w:val="00DB5E5F"/>
    <w:rsid w:val="00DB6667"/>
    <w:rsid w:val="00DB6903"/>
    <w:rsid w:val="00DB6A8B"/>
    <w:rsid w:val="00DB6DB6"/>
    <w:rsid w:val="00DB75BB"/>
    <w:rsid w:val="00DB7CD3"/>
    <w:rsid w:val="00DC0166"/>
    <w:rsid w:val="00DC0679"/>
    <w:rsid w:val="00DC0CCA"/>
    <w:rsid w:val="00DC0F2B"/>
    <w:rsid w:val="00DC12B8"/>
    <w:rsid w:val="00DC1EEE"/>
    <w:rsid w:val="00DC2A03"/>
    <w:rsid w:val="00DC36A8"/>
    <w:rsid w:val="00DC37D8"/>
    <w:rsid w:val="00DC474D"/>
    <w:rsid w:val="00DC4B26"/>
    <w:rsid w:val="00DC556F"/>
    <w:rsid w:val="00DC606A"/>
    <w:rsid w:val="00DC6A82"/>
    <w:rsid w:val="00DC716B"/>
    <w:rsid w:val="00DC7306"/>
    <w:rsid w:val="00DD0169"/>
    <w:rsid w:val="00DD0304"/>
    <w:rsid w:val="00DD04E3"/>
    <w:rsid w:val="00DD0734"/>
    <w:rsid w:val="00DD2511"/>
    <w:rsid w:val="00DD2EA0"/>
    <w:rsid w:val="00DD4525"/>
    <w:rsid w:val="00DD4862"/>
    <w:rsid w:val="00DD4AB5"/>
    <w:rsid w:val="00DD60A4"/>
    <w:rsid w:val="00DD6807"/>
    <w:rsid w:val="00DD76E9"/>
    <w:rsid w:val="00DD7C16"/>
    <w:rsid w:val="00DE00C9"/>
    <w:rsid w:val="00DE0B9E"/>
    <w:rsid w:val="00DE1320"/>
    <w:rsid w:val="00DE2437"/>
    <w:rsid w:val="00DE2B23"/>
    <w:rsid w:val="00DE30F7"/>
    <w:rsid w:val="00DE3408"/>
    <w:rsid w:val="00DE39C2"/>
    <w:rsid w:val="00DE40F9"/>
    <w:rsid w:val="00DE45D0"/>
    <w:rsid w:val="00DE492B"/>
    <w:rsid w:val="00DE6E08"/>
    <w:rsid w:val="00DE7B75"/>
    <w:rsid w:val="00DF092A"/>
    <w:rsid w:val="00DF1EAC"/>
    <w:rsid w:val="00DF2107"/>
    <w:rsid w:val="00DF49DD"/>
    <w:rsid w:val="00DF4AF9"/>
    <w:rsid w:val="00DF513D"/>
    <w:rsid w:val="00DF5BFF"/>
    <w:rsid w:val="00DF5FEE"/>
    <w:rsid w:val="00DF61D0"/>
    <w:rsid w:val="00E001A2"/>
    <w:rsid w:val="00E01F41"/>
    <w:rsid w:val="00E034FC"/>
    <w:rsid w:val="00E039FC"/>
    <w:rsid w:val="00E03F71"/>
    <w:rsid w:val="00E03FAA"/>
    <w:rsid w:val="00E041CC"/>
    <w:rsid w:val="00E04968"/>
    <w:rsid w:val="00E04E10"/>
    <w:rsid w:val="00E04FA2"/>
    <w:rsid w:val="00E05321"/>
    <w:rsid w:val="00E05B54"/>
    <w:rsid w:val="00E07306"/>
    <w:rsid w:val="00E07372"/>
    <w:rsid w:val="00E07383"/>
    <w:rsid w:val="00E13912"/>
    <w:rsid w:val="00E1394A"/>
    <w:rsid w:val="00E14058"/>
    <w:rsid w:val="00E143D7"/>
    <w:rsid w:val="00E147A4"/>
    <w:rsid w:val="00E14A1E"/>
    <w:rsid w:val="00E15061"/>
    <w:rsid w:val="00E15295"/>
    <w:rsid w:val="00E164B2"/>
    <w:rsid w:val="00E165BC"/>
    <w:rsid w:val="00E16B45"/>
    <w:rsid w:val="00E16DF1"/>
    <w:rsid w:val="00E17308"/>
    <w:rsid w:val="00E17D1F"/>
    <w:rsid w:val="00E204AA"/>
    <w:rsid w:val="00E20D7C"/>
    <w:rsid w:val="00E21E0A"/>
    <w:rsid w:val="00E225BA"/>
    <w:rsid w:val="00E23348"/>
    <w:rsid w:val="00E25093"/>
    <w:rsid w:val="00E25EBB"/>
    <w:rsid w:val="00E2678A"/>
    <w:rsid w:val="00E26E91"/>
    <w:rsid w:val="00E30C11"/>
    <w:rsid w:val="00E3240F"/>
    <w:rsid w:val="00E32E29"/>
    <w:rsid w:val="00E3362E"/>
    <w:rsid w:val="00E3447F"/>
    <w:rsid w:val="00E35C2E"/>
    <w:rsid w:val="00E35DD6"/>
    <w:rsid w:val="00E375FF"/>
    <w:rsid w:val="00E37829"/>
    <w:rsid w:val="00E40180"/>
    <w:rsid w:val="00E4053F"/>
    <w:rsid w:val="00E40E29"/>
    <w:rsid w:val="00E418C8"/>
    <w:rsid w:val="00E422A8"/>
    <w:rsid w:val="00E42BE9"/>
    <w:rsid w:val="00E42C1C"/>
    <w:rsid w:val="00E43D8C"/>
    <w:rsid w:val="00E47C6E"/>
    <w:rsid w:val="00E47C94"/>
    <w:rsid w:val="00E50325"/>
    <w:rsid w:val="00E53292"/>
    <w:rsid w:val="00E53F30"/>
    <w:rsid w:val="00E55781"/>
    <w:rsid w:val="00E55EB3"/>
    <w:rsid w:val="00E56BC4"/>
    <w:rsid w:val="00E57EC9"/>
    <w:rsid w:val="00E61E12"/>
    <w:rsid w:val="00E6296C"/>
    <w:rsid w:val="00E6313F"/>
    <w:rsid w:val="00E6420B"/>
    <w:rsid w:val="00E64536"/>
    <w:rsid w:val="00E66118"/>
    <w:rsid w:val="00E66707"/>
    <w:rsid w:val="00E66731"/>
    <w:rsid w:val="00E66830"/>
    <w:rsid w:val="00E67C32"/>
    <w:rsid w:val="00E7048E"/>
    <w:rsid w:val="00E7064F"/>
    <w:rsid w:val="00E70CCD"/>
    <w:rsid w:val="00E710A3"/>
    <w:rsid w:val="00E72537"/>
    <w:rsid w:val="00E732FB"/>
    <w:rsid w:val="00E733D5"/>
    <w:rsid w:val="00E734AD"/>
    <w:rsid w:val="00E73702"/>
    <w:rsid w:val="00E7450A"/>
    <w:rsid w:val="00E74A46"/>
    <w:rsid w:val="00E7596C"/>
    <w:rsid w:val="00E76BA6"/>
    <w:rsid w:val="00E77A48"/>
    <w:rsid w:val="00E8215B"/>
    <w:rsid w:val="00E822F8"/>
    <w:rsid w:val="00E83E42"/>
    <w:rsid w:val="00E840AF"/>
    <w:rsid w:val="00E8476E"/>
    <w:rsid w:val="00E86C9E"/>
    <w:rsid w:val="00E8754F"/>
    <w:rsid w:val="00E878F2"/>
    <w:rsid w:val="00E92085"/>
    <w:rsid w:val="00E92694"/>
    <w:rsid w:val="00E94709"/>
    <w:rsid w:val="00E949F9"/>
    <w:rsid w:val="00E95A1E"/>
    <w:rsid w:val="00E95BB0"/>
    <w:rsid w:val="00E95D02"/>
    <w:rsid w:val="00E9659D"/>
    <w:rsid w:val="00E9684F"/>
    <w:rsid w:val="00E96990"/>
    <w:rsid w:val="00E97C43"/>
    <w:rsid w:val="00E97E93"/>
    <w:rsid w:val="00EA18C5"/>
    <w:rsid w:val="00EA3222"/>
    <w:rsid w:val="00EA365A"/>
    <w:rsid w:val="00EA3C80"/>
    <w:rsid w:val="00EA44E0"/>
    <w:rsid w:val="00EA4C5E"/>
    <w:rsid w:val="00EA57C1"/>
    <w:rsid w:val="00EA681F"/>
    <w:rsid w:val="00EA686C"/>
    <w:rsid w:val="00EA6B8B"/>
    <w:rsid w:val="00EB04AA"/>
    <w:rsid w:val="00EB19DD"/>
    <w:rsid w:val="00EB2498"/>
    <w:rsid w:val="00EB2B70"/>
    <w:rsid w:val="00EB34E6"/>
    <w:rsid w:val="00EB4C6D"/>
    <w:rsid w:val="00EB4DEA"/>
    <w:rsid w:val="00EB5191"/>
    <w:rsid w:val="00EB54AD"/>
    <w:rsid w:val="00EB5710"/>
    <w:rsid w:val="00EB58B8"/>
    <w:rsid w:val="00EB592A"/>
    <w:rsid w:val="00EB5BD4"/>
    <w:rsid w:val="00EB7A2D"/>
    <w:rsid w:val="00EC32F9"/>
    <w:rsid w:val="00EC3A96"/>
    <w:rsid w:val="00EC407C"/>
    <w:rsid w:val="00EC4F48"/>
    <w:rsid w:val="00EC55F0"/>
    <w:rsid w:val="00EC5FB1"/>
    <w:rsid w:val="00EC6359"/>
    <w:rsid w:val="00EC7A32"/>
    <w:rsid w:val="00EC7BC6"/>
    <w:rsid w:val="00ED0149"/>
    <w:rsid w:val="00ED1202"/>
    <w:rsid w:val="00ED1F1C"/>
    <w:rsid w:val="00ED1FB9"/>
    <w:rsid w:val="00ED2D85"/>
    <w:rsid w:val="00ED45E0"/>
    <w:rsid w:val="00ED6B4D"/>
    <w:rsid w:val="00ED6EA6"/>
    <w:rsid w:val="00ED7057"/>
    <w:rsid w:val="00ED7CD7"/>
    <w:rsid w:val="00EE00E0"/>
    <w:rsid w:val="00EE083B"/>
    <w:rsid w:val="00EE0D21"/>
    <w:rsid w:val="00EE169B"/>
    <w:rsid w:val="00EE178C"/>
    <w:rsid w:val="00EE37A8"/>
    <w:rsid w:val="00EE4D55"/>
    <w:rsid w:val="00EE5527"/>
    <w:rsid w:val="00EE65C5"/>
    <w:rsid w:val="00EE6B5A"/>
    <w:rsid w:val="00EF248D"/>
    <w:rsid w:val="00EF6E16"/>
    <w:rsid w:val="00EF7DE3"/>
    <w:rsid w:val="00F00016"/>
    <w:rsid w:val="00F0183F"/>
    <w:rsid w:val="00F02695"/>
    <w:rsid w:val="00F026DA"/>
    <w:rsid w:val="00F03103"/>
    <w:rsid w:val="00F067FD"/>
    <w:rsid w:val="00F06965"/>
    <w:rsid w:val="00F071E5"/>
    <w:rsid w:val="00F07C70"/>
    <w:rsid w:val="00F0D67F"/>
    <w:rsid w:val="00F10019"/>
    <w:rsid w:val="00F10F99"/>
    <w:rsid w:val="00F11818"/>
    <w:rsid w:val="00F11BB8"/>
    <w:rsid w:val="00F11E8A"/>
    <w:rsid w:val="00F12DE4"/>
    <w:rsid w:val="00F13495"/>
    <w:rsid w:val="00F155C4"/>
    <w:rsid w:val="00F162F6"/>
    <w:rsid w:val="00F2007A"/>
    <w:rsid w:val="00F20A1E"/>
    <w:rsid w:val="00F21A0B"/>
    <w:rsid w:val="00F21DEA"/>
    <w:rsid w:val="00F22625"/>
    <w:rsid w:val="00F23259"/>
    <w:rsid w:val="00F23B6A"/>
    <w:rsid w:val="00F242F3"/>
    <w:rsid w:val="00F248FF"/>
    <w:rsid w:val="00F24B09"/>
    <w:rsid w:val="00F24FA7"/>
    <w:rsid w:val="00F26B55"/>
    <w:rsid w:val="00F271DE"/>
    <w:rsid w:val="00F3038F"/>
    <w:rsid w:val="00F3103F"/>
    <w:rsid w:val="00F319AC"/>
    <w:rsid w:val="00F31CE5"/>
    <w:rsid w:val="00F3307B"/>
    <w:rsid w:val="00F33D8E"/>
    <w:rsid w:val="00F33FD5"/>
    <w:rsid w:val="00F342CE"/>
    <w:rsid w:val="00F351FC"/>
    <w:rsid w:val="00F35EBC"/>
    <w:rsid w:val="00F37103"/>
    <w:rsid w:val="00F3774B"/>
    <w:rsid w:val="00F40D20"/>
    <w:rsid w:val="00F41051"/>
    <w:rsid w:val="00F4142F"/>
    <w:rsid w:val="00F42548"/>
    <w:rsid w:val="00F433A6"/>
    <w:rsid w:val="00F43436"/>
    <w:rsid w:val="00F44186"/>
    <w:rsid w:val="00F44296"/>
    <w:rsid w:val="00F44E71"/>
    <w:rsid w:val="00F44EBB"/>
    <w:rsid w:val="00F4507E"/>
    <w:rsid w:val="00F47339"/>
    <w:rsid w:val="00F4759F"/>
    <w:rsid w:val="00F50556"/>
    <w:rsid w:val="00F50D8D"/>
    <w:rsid w:val="00F513D4"/>
    <w:rsid w:val="00F5189D"/>
    <w:rsid w:val="00F51A79"/>
    <w:rsid w:val="00F53A6B"/>
    <w:rsid w:val="00F53BC3"/>
    <w:rsid w:val="00F54469"/>
    <w:rsid w:val="00F55663"/>
    <w:rsid w:val="00F5785A"/>
    <w:rsid w:val="00F57C30"/>
    <w:rsid w:val="00F6067B"/>
    <w:rsid w:val="00F60E49"/>
    <w:rsid w:val="00F610C0"/>
    <w:rsid w:val="00F61FA1"/>
    <w:rsid w:val="00F621CB"/>
    <w:rsid w:val="00F621DC"/>
    <w:rsid w:val="00F624D9"/>
    <w:rsid w:val="00F627DA"/>
    <w:rsid w:val="00F62806"/>
    <w:rsid w:val="00F63143"/>
    <w:rsid w:val="00F63B25"/>
    <w:rsid w:val="00F63EE2"/>
    <w:rsid w:val="00F64B76"/>
    <w:rsid w:val="00F702AC"/>
    <w:rsid w:val="00F70986"/>
    <w:rsid w:val="00F7288F"/>
    <w:rsid w:val="00F7334F"/>
    <w:rsid w:val="00F73549"/>
    <w:rsid w:val="00F74760"/>
    <w:rsid w:val="00F7500B"/>
    <w:rsid w:val="00F75264"/>
    <w:rsid w:val="00F75E90"/>
    <w:rsid w:val="00F76117"/>
    <w:rsid w:val="00F769E1"/>
    <w:rsid w:val="00F76BDE"/>
    <w:rsid w:val="00F76D7D"/>
    <w:rsid w:val="00F77308"/>
    <w:rsid w:val="00F777AD"/>
    <w:rsid w:val="00F81643"/>
    <w:rsid w:val="00F8194F"/>
    <w:rsid w:val="00F81CDA"/>
    <w:rsid w:val="00F81F6D"/>
    <w:rsid w:val="00F82608"/>
    <w:rsid w:val="00F8276C"/>
    <w:rsid w:val="00F83A9F"/>
    <w:rsid w:val="00F83D52"/>
    <w:rsid w:val="00F8406F"/>
    <w:rsid w:val="00F84474"/>
    <w:rsid w:val="00F84541"/>
    <w:rsid w:val="00F847A6"/>
    <w:rsid w:val="00F8591A"/>
    <w:rsid w:val="00F85F3B"/>
    <w:rsid w:val="00F86EB4"/>
    <w:rsid w:val="00F9010E"/>
    <w:rsid w:val="00F90FF7"/>
    <w:rsid w:val="00F913A0"/>
    <w:rsid w:val="00F931E2"/>
    <w:rsid w:val="00F9393A"/>
    <w:rsid w:val="00F93A29"/>
    <w:rsid w:val="00F93B75"/>
    <w:rsid w:val="00F942FA"/>
    <w:rsid w:val="00F9441B"/>
    <w:rsid w:val="00F9590C"/>
    <w:rsid w:val="00F960FD"/>
    <w:rsid w:val="00F96293"/>
    <w:rsid w:val="00F968EA"/>
    <w:rsid w:val="00F96F88"/>
    <w:rsid w:val="00F972DB"/>
    <w:rsid w:val="00F9761B"/>
    <w:rsid w:val="00F976B8"/>
    <w:rsid w:val="00FA025C"/>
    <w:rsid w:val="00FA12C7"/>
    <w:rsid w:val="00FA1FA0"/>
    <w:rsid w:val="00FA2092"/>
    <w:rsid w:val="00FA2E96"/>
    <w:rsid w:val="00FA356A"/>
    <w:rsid w:val="00FA41B4"/>
    <w:rsid w:val="00FA4733"/>
    <w:rsid w:val="00FA4A31"/>
    <w:rsid w:val="00FA4C32"/>
    <w:rsid w:val="00FA4E76"/>
    <w:rsid w:val="00FA5185"/>
    <w:rsid w:val="00FA6C5D"/>
    <w:rsid w:val="00FB17AF"/>
    <w:rsid w:val="00FB1AA0"/>
    <w:rsid w:val="00FB1E7A"/>
    <w:rsid w:val="00FB3A28"/>
    <w:rsid w:val="00FB426F"/>
    <w:rsid w:val="00FB4670"/>
    <w:rsid w:val="00FB4DD1"/>
    <w:rsid w:val="00FB5824"/>
    <w:rsid w:val="00FB5B7F"/>
    <w:rsid w:val="00FB7529"/>
    <w:rsid w:val="00FB77C3"/>
    <w:rsid w:val="00FC18CB"/>
    <w:rsid w:val="00FC2018"/>
    <w:rsid w:val="00FC3ADB"/>
    <w:rsid w:val="00FC4474"/>
    <w:rsid w:val="00FC4D07"/>
    <w:rsid w:val="00FC55C6"/>
    <w:rsid w:val="00FC5961"/>
    <w:rsid w:val="00FC5962"/>
    <w:rsid w:val="00FC5D1E"/>
    <w:rsid w:val="00FC5FDD"/>
    <w:rsid w:val="00FC68EB"/>
    <w:rsid w:val="00FC77FE"/>
    <w:rsid w:val="00FC7F15"/>
    <w:rsid w:val="00FD1C0C"/>
    <w:rsid w:val="00FD21D7"/>
    <w:rsid w:val="00FD2358"/>
    <w:rsid w:val="00FD2AC7"/>
    <w:rsid w:val="00FE07E5"/>
    <w:rsid w:val="00FE138C"/>
    <w:rsid w:val="00FE16A4"/>
    <w:rsid w:val="00FE1E27"/>
    <w:rsid w:val="00FE2567"/>
    <w:rsid w:val="00FE4315"/>
    <w:rsid w:val="00FE4A8A"/>
    <w:rsid w:val="00FE4CF2"/>
    <w:rsid w:val="00FE511F"/>
    <w:rsid w:val="00FE6657"/>
    <w:rsid w:val="00FE6BDE"/>
    <w:rsid w:val="00FE707F"/>
    <w:rsid w:val="00FE7114"/>
    <w:rsid w:val="00FF08BC"/>
    <w:rsid w:val="00FF102A"/>
    <w:rsid w:val="00FF170A"/>
    <w:rsid w:val="00FF1F81"/>
    <w:rsid w:val="00FF25C5"/>
    <w:rsid w:val="00FF2F52"/>
    <w:rsid w:val="00FF3758"/>
    <w:rsid w:val="00FF417A"/>
    <w:rsid w:val="00FF5155"/>
    <w:rsid w:val="00FF5569"/>
    <w:rsid w:val="00FF6DFA"/>
    <w:rsid w:val="00FF71B9"/>
    <w:rsid w:val="00FF7DD8"/>
    <w:rsid w:val="011ADEF9"/>
    <w:rsid w:val="011C75ED"/>
    <w:rsid w:val="014B2AAE"/>
    <w:rsid w:val="0158B98F"/>
    <w:rsid w:val="01B83396"/>
    <w:rsid w:val="01E4C717"/>
    <w:rsid w:val="02285BE9"/>
    <w:rsid w:val="0240B031"/>
    <w:rsid w:val="026BEF01"/>
    <w:rsid w:val="02876797"/>
    <w:rsid w:val="02C76C12"/>
    <w:rsid w:val="02DF3F90"/>
    <w:rsid w:val="02E04BAE"/>
    <w:rsid w:val="031E9E59"/>
    <w:rsid w:val="03A1CB32"/>
    <w:rsid w:val="03B15067"/>
    <w:rsid w:val="03DCA695"/>
    <w:rsid w:val="03DE8D56"/>
    <w:rsid w:val="0443F0F1"/>
    <w:rsid w:val="04639C1F"/>
    <w:rsid w:val="04C71741"/>
    <w:rsid w:val="04F6124A"/>
    <w:rsid w:val="0506228A"/>
    <w:rsid w:val="052549EC"/>
    <w:rsid w:val="052DF2F5"/>
    <w:rsid w:val="0567790D"/>
    <w:rsid w:val="05B8889A"/>
    <w:rsid w:val="05D58055"/>
    <w:rsid w:val="05F810B8"/>
    <w:rsid w:val="05FD285F"/>
    <w:rsid w:val="066B0CEC"/>
    <w:rsid w:val="067CC5A0"/>
    <w:rsid w:val="0704315B"/>
    <w:rsid w:val="072804D8"/>
    <w:rsid w:val="0744892C"/>
    <w:rsid w:val="077C30DE"/>
    <w:rsid w:val="07C03C86"/>
    <w:rsid w:val="07FB77EE"/>
    <w:rsid w:val="080130C9"/>
    <w:rsid w:val="081D0BCE"/>
    <w:rsid w:val="083EFE0E"/>
    <w:rsid w:val="0843FD02"/>
    <w:rsid w:val="087B6056"/>
    <w:rsid w:val="088FD865"/>
    <w:rsid w:val="089797EC"/>
    <w:rsid w:val="08A6F39A"/>
    <w:rsid w:val="08A856C4"/>
    <w:rsid w:val="08B2116B"/>
    <w:rsid w:val="08B67218"/>
    <w:rsid w:val="08C7A315"/>
    <w:rsid w:val="08DB9191"/>
    <w:rsid w:val="093EBF68"/>
    <w:rsid w:val="094992B9"/>
    <w:rsid w:val="09527BB6"/>
    <w:rsid w:val="095D1013"/>
    <w:rsid w:val="0980DF83"/>
    <w:rsid w:val="09864982"/>
    <w:rsid w:val="09CD6347"/>
    <w:rsid w:val="09CE7754"/>
    <w:rsid w:val="0A8E47AB"/>
    <w:rsid w:val="0AC2CF3E"/>
    <w:rsid w:val="0ACAB80F"/>
    <w:rsid w:val="0ADF3817"/>
    <w:rsid w:val="0AEDB452"/>
    <w:rsid w:val="0B249907"/>
    <w:rsid w:val="0B6FA419"/>
    <w:rsid w:val="0B7F867D"/>
    <w:rsid w:val="0BF02549"/>
    <w:rsid w:val="0BF11602"/>
    <w:rsid w:val="0C0DA607"/>
    <w:rsid w:val="0C7ABB73"/>
    <w:rsid w:val="0C9BD6D3"/>
    <w:rsid w:val="0CC362FB"/>
    <w:rsid w:val="0CF09F9E"/>
    <w:rsid w:val="0D476255"/>
    <w:rsid w:val="0D5E582D"/>
    <w:rsid w:val="0D8689EF"/>
    <w:rsid w:val="0D89A5D7"/>
    <w:rsid w:val="0DC8D72D"/>
    <w:rsid w:val="0DD84148"/>
    <w:rsid w:val="0DDA8696"/>
    <w:rsid w:val="0E1F4880"/>
    <w:rsid w:val="0E224343"/>
    <w:rsid w:val="0E3C3A53"/>
    <w:rsid w:val="0E99FE38"/>
    <w:rsid w:val="0EBF215D"/>
    <w:rsid w:val="0EDAB918"/>
    <w:rsid w:val="0F209A8E"/>
    <w:rsid w:val="0F2296D5"/>
    <w:rsid w:val="0F839089"/>
    <w:rsid w:val="0FB3C793"/>
    <w:rsid w:val="1007299F"/>
    <w:rsid w:val="102D3F59"/>
    <w:rsid w:val="1035BF2B"/>
    <w:rsid w:val="10472CE9"/>
    <w:rsid w:val="10BFC33C"/>
    <w:rsid w:val="10F9CB89"/>
    <w:rsid w:val="110DB01E"/>
    <w:rsid w:val="11671DD9"/>
    <w:rsid w:val="1199CD09"/>
    <w:rsid w:val="11C130DF"/>
    <w:rsid w:val="11C7DA52"/>
    <w:rsid w:val="11CBFCF5"/>
    <w:rsid w:val="1237E012"/>
    <w:rsid w:val="123CAD17"/>
    <w:rsid w:val="1246A761"/>
    <w:rsid w:val="126C340D"/>
    <w:rsid w:val="128DF08F"/>
    <w:rsid w:val="12A7A388"/>
    <w:rsid w:val="12F2346C"/>
    <w:rsid w:val="130CAAAD"/>
    <w:rsid w:val="131AE28B"/>
    <w:rsid w:val="1331F13C"/>
    <w:rsid w:val="137267EC"/>
    <w:rsid w:val="13807EA3"/>
    <w:rsid w:val="13CFE31A"/>
    <w:rsid w:val="14B73CB4"/>
    <w:rsid w:val="14E3D5DB"/>
    <w:rsid w:val="14F9F4FB"/>
    <w:rsid w:val="150BE645"/>
    <w:rsid w:val="150E8D6A"/>
    <w:rsid w:val="152B942B"/>
    <w:rsid w:val="153A2128"/>
    <w:rsid w:val="1541ABAC"/>
    <w:rsid w:val="15602F9B"/>
    <w:rsid w:val="1572FC70"/>
    <w:rsid w:val="1592CB4E"/>
    <w:rsid w:val="15B645C6"/>
    <w:rsid w:val="15CC7730"/>
    <w:rsid w:val="1600178B"/>
    <w:rsid w:val="16452707"/>
    <w:rsid w:val="164A3C91"/>
    <w:rsid w:val="16683D9E"/>
    <w:rsid w:val="1687DEFF"/>
    <w:rsid w:val="16A527EE"/>
    <w:rsid w:val="16B6A0D5"/>
    <w:rsid w:val="175155FF"/>
    <w:rsid w:val="1751A3F4"/>
    <w:rsid w:val="177BAEB9"/>
    <w:rsid w:val="17DE1B7E"/>
    <w:rsid w:val="180D409D"/>
    <w:rsid w:val="1868D34C"/>
    <w:rsid w:val="18924F6A"/>
    <w:rsid w:val="18B58EEB"/>
    <w:rsid w:val="18DAE8A8"/>
    <w:rsid w:val="192143CF"/>
    <w:rsid w:val="19B0089B"/>
    <w:rsid w:val="19B5DC9D"/>
    <w:rsid w:val="19DC925D"/>
    <w:rsid w:val="19F237F7"/>
    <w:rsid w:val="1A121D9D"/>
    <w:rsid w:val="1A150670"/>
    <w:rsid w:val="1A15593F"/>
    <w:rsid w:val="1A218868"/>
    <w:rsid w:val="1A4D1DA5"/>
    <w:rsid w:val="1A584FE1"/>
    <w:rsid w:val="1A639A27"/>
    <w:rsid w:val="1A733455"/>
    <w:rsid w:val="1A8B696D"/>
    <w:rsid w:val="1A976B41"/>
    <w:rsid w:val="1AECD075"/>
    <w:rsid w:val="1B4C39C0"/>
    <w:rsid w:val="1B5760AE"/>
    <w:rsid w:val="1B5AC3A7"/>
    <w:rsid w:val="1B70E8C9"/>
    <w:rsid w:val="1BB0E8D7"/>
    <w:rsid w:val="1BD637E9"/>
    <w:rsid w:val="1BE3DD51"/>
    <w:rsid w:val="1BE8B260"/>
    <w:rsid w:val="1CC64B80"/>
    <w:rsid w:val="1CDF6526"/>
    <w:rsid w:val="1CF99E1B"/>
    <w:rsid w:val="1CFBE88A"/>
    <w:rsid w:val="1D2E14AC"/>
    <w:rsid w:val="1D6753F9"/>
    <w:rsid w:val="1D758B8E"/>
    <w:rsid w:val="1D8C9D9A"/>
    <w:rsid w:val="1D92838C"/>
    <w:rsid w:val="1E2665D4"/>
    <w:rsid w:val="1E4356C3"/>
    <w:rsid w:val="1E46EAAD"/>
    <w:rsid w:val="1E719D29"/>
    <w:rsid w:val="1EFDFBE7"/>
    <w:rsid w:val="1F0DB9F3"/>
    <w:rsid w:val="1F5BBFD6"/>
    <w:rsid w:val="1F71D69D"/>
    <w:rsid w:val="1F8CB2D5"/>
    <w:rsid w:val="1FC61503"/>
    <w:rsid w:val="1FD6B77F"/>
    <w:rsid w:val="201A70C4"/>
    <w:rsid w:val="201ED1FE"/>
    <w:rsid w:val="2026867C"/>
    <w:rsid w:val="2086EA7D"/>
    <w:rsid w:val="20BF457C"/>
    <w:rsid w:val="20E67CBD"/>
    <w:rsid w:val="210112DD"/>
    <w:rsid w:val="210DC3E2"/>
    <w:rsid w:val="2113B210"/>
    <w:rsid w:val="21163360"/>
    <w:rsid w:val="2147F273"/>
    <w:rsid w:val="219A960D"/>
    <w:rsid w:val="21EC3CA1"/>
    <w:rsid w:val="22034BD5"/>
    <w:rsid w:val="2249F4FA"/>
    <w:rsid w:val="22C85B5F"/>
    <w:rsid w:val="2356BE6D"/>
    <w:rsid w:val="237A960F"/>
    <w:rsid w:val="23AD2997"/>
    <w:rsid w:val="24174811"/>
    <w:rsid w:val="241C43F0"/>
    <w:rsid w:val="24352636"/>
    <w:rsid w:val="24FC303C"/>
    <w:rsid w:val="2506CDFB"/>
    <w:rsid w:val="250EA4BD"/>
    <w:rsid w:val="250EB7B8"/>
    <w:rsid w:val="2562D3CD"/>
    <w:rsid w:val="2651A236"/>
    <w:rsid w:val="26BD2AFF"/>
    <w:rsid w:val="26FAA94F"/>
    <w:rsid w:val="2703E1B3"/>
    <w:rsid w:val="271748A5"/>
    <w:rsid w:val="2730A197"/>
    <w:rsid w:val="278C6501"/>
    <w:rsid w:val="27AFF494"/>
    <w:rsid w:val="27BE0E02"/>
    <w:rsid w:val="27D0FB2C"/>
    <w:rsid w:val="27EDFE8F"/>
    <w:rsid w:val="27F03A18"/>
    <w:rsid w:val="27FC71EF"/>
    <w:rsid w:val="2820F080"/>
    <w:rsid w:val="2838A9A2"/>
    <w:rsid w:val="288C09A1"/>
    <w:rsid w:val="289796A6"/>
    <w:rsid w:val="28AD1529"/>
    <w:rsid w:val="28C53AD5"/>
    <w:rsid w:val="292D0CE6"/>
    <w:rsid w:val="292E79D2"/>
    <w:rsid w:val="29628D18"/>
    <w:rsid w:val="29D3F3F7"/>
    <w:rsid w:val="29D497EB"/>
    <w:rsid w:val="2A0B578B"/>
    <w:rsid w:val="2A148A7A"/>
    <w:rsid w:val="2A3AC73C"/>
    <w:rsid w:val="2A68F467"/>
    <w:rsid w:val="2A734AC5"/>
    <w:rsid w:val="2A795A22"/>
    <w:rsid w:val="2AA5C7CB"/>
    <w:rsid w:val="2AAA2709"/>
    <w:rsid w:val="2AAC4741"/>
    <w:rsid w:val="2ABDF1D8"/>
    <w:rsid w:val="2B2EE2A9"/>
    <w:rsid w:val="2B4360ED"/>
    <w:rsid w:val="2B4684CA"/>
    <w:rsid w:val="2B8049A6"/>
    <w:rsid w:val="2B850B3D"/>
    <w:rsid w:val="2B91E74E"/>
    <w:rsid w:val="2BDD0FE1"/>
    <w:rsid w:val="2C38F3FA"/>
    <w:rsid w:val="2C3DF36D"/>
    <w:rsid w:val="2C8A1EF4"/>
    <w:rsid w:val="2CC46456"/>
    <w:rsid w:val="2CE1D839"/>
    <w:rsid w:val="2CE96106"/>
    <w:rsid w:val="2CF8C7D5"/>
    <w:rsid w:val="2D1CB032"/>
    <w:rsid w:val="2D21F788"/>
    <w:rsid w:val="2D4986C3"/>
    <w:rsid w:val="2D4FF842"/>
    <w:rsid w:val="2D6AFB0E"/>
    <w:rsid w:val="2DBFDD68"/>
    <w:rsid w:val="2DE35ECF"/>
    <w:rsid w:val="2E0957FF"/>
    <w:rsid w:val="2E84C1DC"/>
    <w:rsid w:val="2EA342CB"/>
    <w:rsid w:val="2EB6933E"/>
    <w:rsid w:val="2EE624EB"/>
    <w:rsid w:val="2F065024"/>
    <w:rsid w:val="2F23E8D3"/>
    <w:rsid w:val="2F6432CC"/>
    <w:rsid w:val="2FC0A0CB"/>
    <w:rsid w:val="2FC8F345"/>
    <w:rsid w:val="2FFDE3F7"/>
    <w:rsid w:val="300802A7"/>
    <w:rsid w:val="301D9D07"/>
    <w:rsid w:val="30322C37"/>
    <w:rsid w:val="308B8CD7"/>
    <w:rsid w:val="309E3067"/>
    <w:rsid w:val="30D3BED5"/>
    <w:rsid w:val="3121B6F9"/>
    <w:rsid w:val="321CF1D9"/>
    <w:rsid w:val="3240B126"/>
    <w:rsid w:val="33044D64"/>
    <w:rsid w:val="3311FDD7"/>
    <w:rsid w:val="336BE87F"/>
    <w:rsid w:val="33C981FA"/>
    <w:rsid w:val="33ECFF7C"/>
    <w:rsid w:val="34080E0B"/>
    <w:rsid w:val="34189CD1"/>
    <w:rsid w:val="345803D3"/>
    <w:rsid w:val="3473337D"/>
    <w:rsid w:val="3477F839"/>
    <w:rsid w:val="34B4DCAA"/>
    <w:rsid w:val="34D85B29"/>
    <w:rsid w:val="34E33643"/>
    <w:rsid w:val="35644F19"/>
    <w:rsid w:val="358E2A7D"/>
    <w:rsid w:val="359D0DBA"/>
    <w:rsid w:val="35D12891"/>
    <w:rsid w:val="35D8BA6D"/>
    <w:rsid w:val="361E46C1"/>
    <w:rsid w:val="361ED9C5"/>
    <w:rsid w:val="364ADEA3"/>
    <w:rsid w:val="368EBB82"/>
    <w:rsid w:val="36A770A3"/>
    <w:rsid w:val="36AA4A6C"/>
    <w:rsid w:val="36D0E5C1"/>
    <w:rsid w:val="36D19EA7"/>
    <w:rsid w:val="36F22684"/>
    <w:rsid w:val="36F5BAB8"/>
    <w:rsid w:val="37074C78"/>
    <w:rsid w:val="3756C19D"/>
    <w:rsid w:val="377A7779"/>
    <w:rsid w:val="379292D3"/>
    <w:rsid w:val="3799318A"/>
    <w:rsid w:val="37C23C13"/>
    <w:rsid w:val="37D32B1A"/>
    <w:rsid w:val="38011114"/>
    <w:rsid w:val="382668CB"/>
    <w:rsid w:val="3871DADF"/>
    <w:rsid w:val="38BCA2C2"/>
    <w:rsid w:val="39654C84"/>
    <w:rsid w:val="3982EAAE"/>
    <w:rsid w:val="39A364AC"/>
    <w:rsid w:val="39A5D7D0"/>
    <w:rsid w:val="39BDB49F"/>
    <w:rsid w:val="39D56740"/>
    <w:rsid w:val="39ED2E0B"/>
    <w:rsid w:val="3A161F46"/>
    <w:rsid w:val="3A6141D0"/>
    <w:rsid w:val="3B1CE98E"/>
    <w:rsid w:val="3B225E7E"/>
    <w:rsid w:val="3BA0070C"/>
    <w:rsid w:val="3BB11DD5"/>
    <w:rsid w:val="3BB2B050"/>
    <w:rsid w:val="3C1094B2"/>
    <w:rsid w:val="3C2F6186"/>
    <w:rsid w:val="3C9972DF"/>
    <w:rsid w:val="3CF90482"/>
    <w:rsid w:val="3D32A4A5"/>
    <w:rsid w:val="3D549A6D"/>
    <w:rsid w:val="3DD1AE23"/>
    <w:rsid w:val="3E614960"/>
    <w:rsid w:val="3ED0F2FE"/>
    <w:rsid w:val="3ED47D3A"/>
    <w:rsid w:val="3EF56D2A"/>
    <w:rsid w:val="3EFA5778"/>
    <w:rsid w:val="3F048AE4"/>
    <w:rsid w:val="3F0AC0EF"/>
    <w:rsid w:val="3F157771"/>
    <w:rsid w:val="3F2A1462"/>
    <w:rsid w:val="3F2BFBA2"/>
    <w:rsid w:val="3F406305"/>
    <w:rsid w:val="3F5BFD0B"/>
    <w:rsid w:val="3F5D9788"/>
    <w:rsid w:val="3FE2F17B"/>
    <w:rsid w:val="3FF7B5A1"/>
    <w:rsid w:val="40493432"/>
    <w:rsid w:val="406A2EF0"/>
    <w:rsid w:val="407543B9"/>
    <w:rsid w:val="4079BC55"/>
    <w:rsid w:val="40A1F6F6"/>
    <w:rsid w:val="40B8F6DF"/>
    <w:rsid w:val="40BFEB2E"/>
    <w:rsid w:val="4117C11A"/>
    <w:rsid w:val="42075258"/>
    <w:rsid w:val="420FCA99"/>
    <w:rsid w:val="4237AFFD"/>
    <w:rsid w:val="424F3B08"/>
    <w:rsid w:val="42952C5B"/>
    <w:rsid w:val="42AFE5C6"/>
    <w:rsid w:val="42CAAC36"/>
    <w:rsid w:val="42ECCDD0"/>
    <w:rsid w:val="4317A18F"/>
    <w:rsid w:val="4359F8D6"/>
    <w:rsid w:val="435B6F46"/>
    <w:rsid w:val="435DD5AA"/>
    <w:rsid w:val="43ECED58"/>
    <w:rsid w:val="443683B4"/>
    <w:rsid w:val="446DDB01"/>
    <w:rsid w:val="44981900"/>
    <w:rsid w:val="449D8A29"/>
    <w:rsid w:val="44CA41F1"/>
    <w:rsid w:val="44CFB224"/>
    <w:rsid w:val="44D32B27"/>
    <w:rsid w:val="44F429AE"/>
    <w:rsid w:val="452743A8"/>
    <w:rsid w:val="456208FA"/>
    <w:rsid w:val="456904EB"/>
    <w:rsid w:val="457121C9"/>
    <w:rsid w:val="4587A1D4"/>
    <w:rsid w:val="4593D577"/>
    <w:rsid w:val="459E93B1"/>
    <w:rsid w:val="459F7DFD"/>
    <w:rsid w:val="45B4C9FE"/>
    <w:rsid w:val="45CBC2ED"/>
    <w:rsid w:val="45E025A4"/>
    <w:rsid w:val="45F20CC3"/>
    <w:rsid w:val="45F74B44"/>
    <w:rsid w:val="460FF186"/>
    <w:rsid w:val="463A4F45"/>
    <w:rsid w:val="463B2CC7"/>
    <w:rsid w:val="4650D758"/>
    <w:rsid w:val="4663ED1D"/>
    <w:rsid w:val="466BE43B"/>
    <w:rsid w:val="46CF5581"/>
    <w:rsid w:val="46D43FAA"/>
    <w:rsid w:val="46D9035B"/>
    <w:rsid w:val="46DB5903"/>
    <w:rsid w:val="4701B6D1"/>
    <w:rsid w:val="476C3C48"/>
    <w:rsid w:val="4774041E"/>
    <w:rsid w:val="47941019"/>
    <w:rsid w:val="47FC943F"/>
    <w:rsid w:val="47FCFEEE"/>
    <w:rsid w:val="48A970FE"/>
    <w:rsid w:val="48B0BA22"/>
    <w:rsid w:val="48E9AEE2"/>
    <w:rsid w:val="4936386B"/>
    <w:rsid w:val="49757C1B"/>
    <w:rsid w:val="499F8A3C"/>
    <w:rsid w:val="49A7B27A"/>
    <w:rsid w:val="49AC9470"/>
    <w:rsid w:val="49D9AD15"/>
    <w:rsid w:val="4A10C7CC"/>
    <w:rsid w:val="4A66EF2D"/>
    <w:rsid w:val="4A67694A"/>
    <w:rsid w:val="4B0A3A13"/>
    <w:rsid w:val="4B486535"/>
    <w:rsid w:val="4BB0047B"/>
    <w:rsid w:val="4BE494D0"/>
    <w:rsid w:val="4C388709"/>
    <w:rsid w:val="4C40B843"/>
    <w:rsid w:val="4C9E092D"/>
    <w:rsid w:val="4CBA1FE6"/>
    <w:rsid w:val="4CC75B78"/>
    <w:rsid w:val="4CF1F6BF"/>
    <w:rsid w:val="4D085E61"/>
    <w:rsid w:val="4D1032EB"/>
    <w:rsid w:val="4D37719E"/>
    <w:rsid w:val="4D5828DD"/>
    <w:rsid w:val="4D77ECD7"/>
    <w:rsid w:val="4D79C538"/>
    <w:rsid w:val="4D7C5B19"/>
    <w:rsid w:val="4D86D2CF"/>
    <w:rsid w:val="4DF27449"/>
    <w:rsid w:val="4DFBDD7B"/>
    <w:rsid w:val="4E1B3074"/>
    <w:rsid w:val="4E1BE235"/>
    <w:rsid w:val="4E373485"/>
    <w:rsid w:val="4E5994E7"/>
    <w:rsid w:val="4E7FB212"/>
    <w:rsid w:val="4F2FC008"/>
    <w:rsid w:val="4F302654"/>
    <w:rsid w:val="4F4C309D"/>
    <w:rsid w:val="4FDE6D1A"/>
    <w:rsid w:val="5012B2F4"/>
    <w:rsid w:val="503514FB"/>
    <w:rsid w:val="505198D6"/>
    <w:rsid w:val="505C60A0"/>
    <w:rsid w:val="50DA8499"/>
    <w:rsid w:val="50DD4AB1"/>
    <w:rsid w:val="510AF782"/>
    <w:rsid w:val="513BFA62"/>
    <w:rsid w:val="51C192FF"/>
    <w:rsid w:val="5278502B"/>
    <w:rsid w:val="52A9FE07"/>
    <w:rsid w:val="53052C7A"/>
    <w:rsid w:val="5312914C"/>
    <w:rsid w:val="5322A341"/>
    <w:rsid w:val="53C3AB62"/>
    <w:rsid w:val="53F2DDA0"/>
    <w:rsid w:val="53F89385"/>
    <w:rsid w:val="543B7C9F"/>
    <w:rsid w:val="5493DFC7"/>
    <w:rsid w:val="552FC77F"/>
    <w:rsid w:val="553A882B"/>
    <w:rsid w:val="55510A17"/>
    <w:rsid w:val="558921A5"/>
    <w:rsid w:val="55C70554"/>
    <w:rsid w:val="55C977CA"/>
    <w:rsid w:val="55CB56D3"/>
    <w:rsid w:val="569E0552"/>
    <w:rsid w:val="571AB824"/>
    <w:rsid w:val="571F096F"/>
    <w:rsid w:val="57383BBB"/>
    <w:rsid w:val="57A20BE4"/>
    <w:rsid w:val="5881C11C"/>
    <w:rsid w:val="588B4A01"/>
    <w:rsid w:val="5897602A"/>
    <w:rsid w:val="58DAB5BD"/>
    <w:rsid w:val="59179176"/>
    <w:rsid w:val="592187B2"/>
    <w:rsid w:val="5924FE94"/>
    <w:rsid w:val="593785FA"/>
    <w:rsid w:val="595EA7B5"/>
    <w:rsid w:val="598B4E30"/>
    <w:rsid w:val="59C52823"/>
    <w:rsid w:val="59EB6D53"/>
    <w:rsid w:val="5A1A722B"/>
    <w:rsid w:val="5A3C2FDB"/>
    <w:rsid w:val="5A789A8C"/>
    <w:rsid w:val="5A7B59E8"/>
    <w:rsid w:val="5B35BA0F"/>
    <w:rsid w:val="5BC46619"/>
    <w:rsid w:val="5BE3B2EA"/>
    <w:rsid w:val="5C0FA0C6"/>
    <w:rsid w:val="5C6C5C54"/>
    <w:rsid w:val="5CA96DBF"/>
    <w:rsid w:val="5CD7F71D"/>
    <w:rsid w:val="5CE3A7AC"/>
    <w:rsid w:val="5D36B9DC"/>
    <w:rsid w:val="5D485B20"/>
    <w:rsid w:val="5D525F2D"/>
    <w:rsid w:val="5D60C1CC"/>
    <w:rsid w:val="5D85A767"/>
    <w:rsid w:val="5D985F59"/>
    <w:rsid w:val="5DDDECDB"/>
    <w:rsid w:val="5E301E87"/>
    <w:rsid w:val="5EA2FA4B"/>
    <w:rsid w:val="5F0C4ED9"/>
    <w:rsid w:val="5F4BCCAE"/>
    <w:rsid w:val="5F7C9CE9"/>
    <w:rsid w:val="5F7CE2FB"/>
    <w:rsid w:val="5FD4E68A"/>
    <w:rsid w:val="5FE33A8A"/>
    <w:rsid w:val="5FE6BEA0"/>
    <w:rsid w:val="6046B121"/>
    <w:rsid w:val="60805C57"/>
    <w:rsid w:val="608D5557"/>
    <w:rsid w:val="6097AD32"/>
    <w:rsid w:val="609B265A"/>
    <w:rsid w:val="60C1562B"/>
    <w:rsid w:val="60C977CF"/>
    <w:rsid w:val="60F62757"/>
    <w:rsid w:val="611EB5F7"/>
    <w:rsid w:val="620AA4C1"/>
    <w:rsid w:val="62440FE1"/>
    <w:rsid w:val="624ACCFC"/>
    <w:rsid w:val="625FB73C"/>
    <w:rsid w:val="626989C0"/>
    <w:rsid w:val="62710A1A"/>
    <w:rsid w:val="62C2633E"/>
    <w:rsid w:val="62F37C6C"/>
    <w:rsid w:val="6317A88F"/>
    <w:rsid w:val="633DBE8C"/>
    <w:rsid w:val="636E2B89"/>
    <w:rsid w:val="63816DE4"/>
    <w:rsid w:val="63ABBF55"/>
    <w:rsid w:val="63FFD91F"/>
    <w:rsid w:val="64084C6F"/>
    <w:rsid w:val="64675B07"/>
    <w:rsid w:val="64806A9B"/>
    <w:rsid w:val="64CB2CCB"/>
    <w:rsid w:val="6502F216"/>
    <w:rsid w:val="650F5BB8"/>
    <w:rsid w:val="6518D01C"/>
    <w:rsid w:val="6519A2C1"/>
    <w:rsid w:val="653237B3"/>
    <w:rsid w:val="655095E1"/>
    <w:rsid w:val="6583F8D3"/>
    <w:rsid w:val="65A25E8F"/>
    <w:rsid w:val="65AA8188"/>
    <w:rsid w:val="65C96FBA"/>
    <w:rsid w:val="65D17C20"/>
    <w:rsid w:val="65E0E232"/>
    <w:rsid w:val="65F22768"/>
    <w:rsid w:val="660F03F3"/>
    <w:rsid w:val="66A1D6B5"/>
    <w:rsid w:val="66A304B7"/>
    <w:rsid w:val="66C00172"/>
    <w:rsid w:val="66E921FF"/>
    <w:rsid w:val="675D6139"/>
    <w:rsid w:val="675E8A4F"/>
    <w:rsid w:val="6789CB2B"/>
    <w:rsid w:val="67BFCB73"/>
    <w:rsid w:val="68AF0B2F"/>
    <w:rsid w:val="68B73F12"/>
    <w:rsid w:val="68FFCA02"/>
    <w:rsid w:val="6912DFA0"/>
    <w:rsid w:val="6914E9A6"/>
    <w:rsid w:val="694553F5"/>
    <w:rsid w:val="698B8475"/>
    <w:rsid w:val="699604FF"/>
    <w:rsid w:val="69A9D0DE"/>
    <w:rsid w:val="69C1611A"/>
    <w:rsid w:val="69C72C46"/>
    <w:rsid w:val="69E8430F"/>
    <w:rsid w:val="6A674C04"/>
    <w:rsid w:val="6A6E7543"/>
    <w:rsid w:val="6A73D653"/>
    <w:rsid w:val="6AAAA488"/>
    <w:rsid w:val="6B0F7B2B"/>
    <w:rsid w:val="6B19A70B"/>
    <w:rsid w:val="6B77D02A"/>
    <w:rsid w:val="6B8E167B"/>
    <w:rsid w:val="6B925F8A"/>
    <w:rsid w:val="6B959EAB"/>
    <w:rsid w:val="6C190415"/>
    <w:rsid w:val="6C2FE736"/>
    <w:rsid w:val="6C8A341B"/>
    <w:rsid w:val="6CB84ABC"/>
    <w:rsid w:val="6CB8A190"/>
    <w:rsid w:val="6CD61076"/>
    <w:rsid w:val="6CF0C641"/>
    <w:rsid w:val="6CFDAC18"/>
    <w:rsid w:val="6D3E0D23"/>
    <w:rsid w:val="6D9B697A"/>
    <w:rsid w:val="6D9BF0A8"/>
    <w:rsid w:val="6DA000EC"/>
    <w:rsid w:val="6DA78C76"/>
    <w:rsid w:val="6DB3DB3D"/>
    <w:rsid w:val="6DB8FAFD"/>
    <w:rsid w:val="6DEE79F2"/>
    <w:rsid w:val="6E8676C6"/>
    <w:rsid w:val="6E8BEF4D"/>
    <w:rsid w:val="6EB04162"/>
    <w:rsid w:val="6ED38298"/>
    <w:rsid w:val="6F0AF10F"/>
    <w:rsid w:val="6F2FE6DF"/>
    <w:rsid w:val="6F6C0518"/>
    <w:rsid w:val="6F6CC59F"/>
    <w:rsid w:val="6F96C43C"/>
    <w:rsid w:val="6FA16D46"/>
    <w:rsid w:val="6FBC3ED5"/>
    <w:rsid w:val="6FD0EEAE"/>
    <w:rsid w:val="700384B0"/>
    <w:rsid w:val="7009B7BD"/>
    <w:rsid w:val="70438039"/>
    <w:rsid w:val="7066E699"/>
    <w:rsid w:val="7079C307"/>
    <w:rsid w:val="708905B6"/>
    <w:rsid w:val="70A3C9A0"/>
    <w:rsid w:val="711D2E73"/>
    <w:rsid w:val="713395AD"/>
    <w:rsid w:val="7149AC61"/>
    <w:rsid w:val="71607FFD"/>
    <w:rsid w:val="71B4EC15"/>
    <w:rsid w:val="71CD5EFD"/>
    <w:rsid w:val="71D62A2D"/>
    <w:rsid w:val="720F488E"/>
    <w:rsid w:val="7293D754"/>
    <w:rsid w:val="735C9ED7"/>
    <w:rsid w:val="7366320B"/>
    <w:rsid w:val="7384B492"/>
    <w:rsid w:val="73FE7A69"/>
    <w:rsid w:val="743C9E61"/>
    <w:rsid w:val="746A6AB8"/>
    <w:rsid w:val="74D2DE2C"/>
    <w:rsid w:val="74E809EF"/>
    <w:rsid w:val="751218B2"/>
    <w:rsid w:val="7515271B"/>
    <w:rsid w:val="754C79BC"/>
    <w:rsid w:val="754DAFB5"/>
    <w:rsid w:val="756B561A"/>
    <w:rsid w:val="756BD01B"/>
    <w:rsid w:val="758223FF"/>
    <w:rsid w:val="75850D70"/>
    <w:rsid w:val="75ED170E"/>
    <w:rsid w:val="76657EA7"/>
    <w:rsid w:val="76B385C4"/>
    <w:rsid w:val="76BB38EC"/>
    <w:rsid w:val="76BB5412"/>
    <w:rsid w:val="76FADB80"/>
    <w:rsid w:val="7769B157"/>
    <w:rsid w:val="77715860"/>
    <w:rsid w:val="77A832E2"/>
    <w:rsid w:val="77AA170D"/>
    <w:rsid w:val="77B08181"/>
    <w:rsid w:val="77F0153D"/>
    <w:rsid w:val="78014A3A"/>
    <w:rsid w:val="781B22E9"/>
    <w:rsid w:val="782F9A88"/>
    <w:rsid w:val="78571691"/>
    <w:rsid w:val="78C24EB9"/>
    <w:rsid w:val="78E90F9A"/>
    <w:rsid w:val="7909D871"/>
    <w:rsid w:val="7924412A"/>
    <w:rsid w:val="792AE9C2"/>
    <w:rsid w:val="794D83B7"/>
    <w:rsid w:val="796D3678"/>
    <w:rsid w:val="796D61FD"/>
    <w:rsid w:val="79D0B3BB"/>
    <w:rsid w:val="79DE977E"/>
    <w:rsid w:val="79F1C56B"/>
    <w:rsid w:val="7A03B065"/>
    <w:rsid w:val="7A313524"/>
    <w:rsid w:val="7A35C933"/>
    <w:rsid w:val="7A5CBCB0"/>
    <w:rsid w:val="7AD57528"/>
    <w:rsid w:val="7B3BA422"/>
    <w:rsid w:val="7BAD3353"/>
    <w:rsid w:val="7BC38788"/>
    <w:rsid w:val="7C09AF55"/>
    <w:rsid w:val="7C0BBE5D"/>
    <w:rsid w:val="7C13951D"/>
    <w:rsid w:val="7C48CB5F"/>
    <w:rsid w:val="7C63BCC6"/>
    <w:rsid w:val="7C7897CD"/>
    <w:rsid w:val="7C830CA7"/>
    <w:rsid w:val="7CA31A50"/>
    <w:rsid w:val="7CAE43AB"/>
    <w:rsid w:val="7CDAB910"/>
    <w:rsid w:val="7CE8CA6E"/>
    <w:rsid w:val="7D016262"/>
    <w:rsid w:val="7D0AD25E"/>
    <w:rsid w:val="7D307CFA"/>
    <w:rsid w:val="7D5DE8A7"/>
    <w:rsid w:val="7D6B777B"/>
    <w:rsid w:val="7D71CC7D"/>
    <w:rsid w:val="7D7C850F"/>
    <w:rsid w:val="7D7EB438"/>
    <w:rsid w:val="7D84FDEB"/>
    <w:rsid w:val="7DAB0BF0"/>
    <w:rsid w:val="7DD45B12"/>
    <w:rsid w:val="7E235612"/>
    <w:rsid w:val="7E49BF55"/>
    <w:rsid w:val="7EA11802"/>
    <w:rsid w:val="7EB2F347"/>
    <w:rsid w:val="7EBE246B"/>
    <w:rsid w:val="7EFE89D8"/>
    <w:rsid w:val="7F2BDF26"/>
    <w:rsid w:val="7FA09939"/>
    <w:rsid w:val="7FBB1237"/>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5888986"/>
  <w15:chartTrackingRefBased/>
  <w15:docId w15:val="{15DF2826-92D2-407C-A82B-FCFE5A268F0D}"/>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D5337"/>
    <w:pPr>
      <w:jc w:val="center"/>
    </w:pPr>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EndnoteText">
    <w:name w:val="endnote text"/>
    <w:basedOn w:val="Normal"/>
    <w:link w:val="EndnoteTextChar"/>
    <w:rsid w:val="0034418F"/>
  </w:style>
  <w:style w:type="character" w:customStyle="1" w:styleId="EndnoteTextChar">
    <w:name w:val="Endnote Text Char"/>
    <w:basedOn w:val="DefaultParagraphFont"/>
    <w:link w:val="EndnoteText"/>
    <w:rsid w:val="0034418F"/>
  </w:style>
  <w:style w:type="character" w:styleId="EndnoteReference">
    <w:name w:val="endnote reference"/>
    <w:basedOn w:val="DefaultParagraphFont"/>
    <w:rsid w:val="0034418F"/>
    <w:rPr>
      <w:vertAlign w:val="superscript"/>
    </w:rPr>
  </w:style>
  <w:style w:type="character" w:customStyle="1" w:styleId="Heading1Char">
    <w:name w:val="Heading 1 Char"/>
    <w:basedOn w:val="DefaultParagraphFont"/>
    <w:link w:val="Heading1"/>
    <w:uiPriority w:val="9"/>
    <w:rsid w:val="00167796"/>
    <w:rPr>
      <w:smallCaps/>
      <w:noProof/>
    </w:rPr>
  </w:style>
  <w:style w:type="paragraph" w:styleId="Bibliography">
    <w:name w:val="Bibliography"/>
    <w:basedOn w:val="Normal"/>
    <w:next w:val="Normal"/>
    <w:uiPriority w:val="37"/>
    <w:unhideWhenUsed/>
    <w:rsid w:val="00167796"/>
  </w:style>
  <w:style w:type="paragraph" w:styleId="NormalWeb">
    <w:name w:val="Normal (Web)"/>
    <w:basedOn w:val="Normal"/>
    <w:uiPriority w:val="99"/>
    <w:unhideWhenUsed/>
    <w:rsid w:val="00743A1B"/>
    <w:pPr>
      <w:spacing w:before="5pt" w:beforeAutospacing="1" w:after="5pt" w:afterAutospacing="1"/>
      <w:jc w:val="start"/>
    </w:pPr>
    <w:rPr>
      <w:rFonts w:eastAsia="Times New Roman"/>
      <w:sz w:val="24"/>
      <w:szCs w:val="24"/>
      <w:lang w:val="en-ID"/>
    </w:rPr>
  </w:style>
  <w:style w:type="character" w:customStyle="1" w:styleId="apple-converted-space">
    <w:name w:val="apple-converted-space"/>
    <w:basedOn w:val="DefaultParagraphFont"/>
    <w:rsid w:val="00743A1B"/>
  </w:style>
  <w:style w:type="character" w:customStyle="1" w:styleId="url">
    <w:name w:val="url"/>
    <w:basedOn w:val="DefaultParagraphFont"/>
    <w:rsid w:val="00743A1B"/>
  </w:style>
  <w:style w:type="character" w:styleId="Hyperlink">
    <w:name w:val="Hyperlink"/>
    <w:basedOn w:val="DefaultParagraphFont"/>
    <w:rsid w:val="003B60F2"/>
    <w:rPr>
      <w:color w:val="0563C1" w:themeColor="hyperlink"/>
      <w:u w:val="single"/>
    </w:rPr>
  </w:style>
  <w:style w:type="character" w:styleId="UnresolvedMention">
    <w:name w:val="Unresolved Mention"/>
    <w:basedOn w:val="DefaultParagraphFont"/>
    <w:uiPriority w:val="99"/>
    <w:semiHidden/>
    <w:unhideWhenUsed/>
    <w:rsid w:val="003B60F2"/>
    <w:rPr>
      <w:color w:val="605E5C"/>
      <w:shd w:val="clear" w:color="auto" w:fill="E1DFDD"/>
    </w:rPr>
  </w:style>
  <w:style w:type="character" w:styleId="FollowedHyperlink">
    <w:name w:val="FollowedHyperlink"/>
    <w:basedOn w:val="DefaultParagraphFont"/>
    <w:rsid w:val="003B60F2"/>
    <w:rPr>
      <w:color w:val="954F72" w:themeColor="followedHyperlink"/>
      <w:u w:val="single"/>
    </w:rPr>
  </w:style>
  <w:style w:type="paragraph" w:styleId="FootnoteText">
    <w:name w:val="footnote text"/>
    <w:basedOn w:val="Normal"/>
    <w:link w:val="FootnoteTextChar"/>
    <w:rsid w:val="00DB23D0"/>
  </w:style>
  <w:style w:type="character" w:customStyle="1" w:styleId="FootnoteTextChar">
    <w:name w:val="Footnote Text Char"/>
    <w:basedOn w:val="DefaultParagraphFont"/>
    <w:link w:val="FootnoteText"/>
    <w:rsid w:val="00DB23D0"/>
  </w:style>
  <w:style w:type="character" w:styleId="FootnoteReference">
    <w:name w:val="footnote reference"/>
    <w:basedOn w:val="DefaultParagraphFont"/>
    <w:rsid w:val="00DB23D0"/>
    <w:rPr>
      <w:vertAlign w:val="superscript"/>
    </w:rPr>
  </w:style>
  <w:style w:type="character" w:styleId="CommentReference">
    <w:name w:val="annotation reference"/>
    <w:basedOn w:val="DefaultParagraphFont"/>
    <w:rsid w:val="00785CE4"/>
    <w:rPr>
      <w:sz w:val="16"/>
      <w:szCs w:val="16"/>
    </w:rPr>
  </w:style>
  <w:style w:type="paragraph" w:styleId="CommentText">
    <w:name w:val="annotation text"/>
    <w:basedOn w:val="Normal"/>
    <w:link w:val="CommentTextChar"/>
    <w:rsid w:val="00785CE4"/>
  </w:style>
  <w:style w:type="character" w:customStyle="1" w:styleId="CommentTextChar">
    <w:name w:val="Comment Text Char"/>
    <w:basedOn w:val="DefaultParagraphFont"/>
    <w:link w:val="CommentText"/>
    <w:rsid w:val="00785CE4"/>
  </w:style>
  <w:style w:type="paragraph" w:styleId="CommentSubject">
    <w:name w:val="annotation subject"/>
    <w:basedOn w:val="CommentText"/>
    <w:next w:val="CommentText"/>
    <w:link w:val="CommentSubjectChar"/>
    <w:semiHidden/>
    <w:unhideWhenUsed/>
    <w:rsid w:val="00785CE4"/>
    <w:rPr>
      <w:b/>
      <w:bCs/>
    </w:rPr>
  </w:style>
  <w:style w:type="character" w:customStyle="1" w:styleId="CommentSubjectChar">
    <w:name w:val="Comment Subject Char"/>
    <w:basedOn w:val="CommentTextChar"/>
    <w:link w:val="CommentSubject"/>
    <w:semiHidden/>
    <w:rsid w:val="00785CE4"/>
    <w:rPr>
      <w:b/>
      <w:bCs/>
    </w:rPr>
  </w:style>
  <w:style w:type="paragraph" w:styleId="Caption">
    <w:name w:val="caption"/>
    <w:basedOn w:val="Normal"/>
    <w:next w:val="Normal"/>
    <w:unhideWhenUsed/>
    <w:qFormat/>
    <w:rsid w:val="00A61901"/>
    <w:pPr>
      <w:spacing w:after="10pt"/>
    </w:pPr>
    <w:rPr>
      <w:i/>
      <w:iCs/>
      <w:color w:val="44546A" w:themeColor="text2"/>
      <w:sz w:val="18"/>
      <w:szCs w:val="18"/>
    </w:rPr>
  </w:style>
  <w:style w:type="paragraph" w:styleId="Revision">
    <w:name w:val="Revision"/>
    <w:hidden/>
    <w:uiPriority w:val="99"/>
    <w:semiHidden/>
    <w:rsid w:val="00B2248F"/>
  </w:style>
  <w:style w:type="table" w:styleId="TableGrid">
    <w:name w:val="Table Grid"/>
    <w:basedOn w:val="TableNormal"/>
    <w:uiPriority w:val="59"/>
    <w:rsid w:val="00FB4123"/>
    <w:tblPr>
      <w:tblBorders>
        <w:top w:val="single" w:sz="4" w:space="0" w:color="000000" w:themeColor="text1"/>
        <w:start w:val="single" w:sz="4" w:space="0" w:color="000000" w:themeColor="text1"/>
        <w:bottom w:val="single" w:sz="4" w:space="0" w:color="000000" w:themeColor="text1"/>
        <w:end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40364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15714900">
          <w:marLeft w:val="0pt"/>
          <w:marRight w:val="0pt"/>
          <w:marTop w:val="0pt"/>
          <w:marBottom w:val="0pt"/>
          <w:divBdr>
            <w:top w:val="none" w:sz="0" w:space="0" w:color="auto"/>
            <w:left w:val="none" w:sz="0" w:space="0" w:color="auto"/>
            <w:bottom w:val="none" w:sz="0" w:space="0" w:color="auto"/>
            <w:right w:val="none" w:sz="0" w:space="0" w:color="auto"/>
          </w:divBdr>
        </w:div>
      </w:divsChild>
    </w:div>
    <w:div w:id="9479292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13215052">
          <w:marLeft w:val="0pt"/>
          <w:marRight w:val="0pt"/>
          <w:marTop w:val="0pt"/>
          <w:marBottom w:val="0pt"/>
          <w:divBdr>
            <w:top w:val="none" w:sz="0" w:space="0" w:color="auto"/>
            <w:left w:val="none" w:sz="0" w:space="0" w:color="auto"/>
            <w:bottom w:val="none" w:sz="0" w:space="0" w:color="auto"/>
            <w:right w:val="none" w:sz="0" w:space="0" w:color="auto"/>
          </w:divBdr>
          <w:divsChild>
            <w:div w:id="863711154">
              <w:marLeft w:val="0pt"/>
              <w:marRight w:val="0pt"/>
              <w:marTop w:val="0pt"/>
              <w:marBottom w:val="0pt"/>
              <w:divBdr>
                <w:top w:val="none" w:sz="0" w:space="0" w:color="auto"/>
                <w:left w:val="none" w:sz="0" w:space="0" w:color="auto"/>
                <w:bottom w:val="none" w:sz="0" w:space="0" w:color="auto"/>
                <w:right w:val="none" w:sz="0" w:space="0" w:color="auto"/>
              </w:divBdr>
              <w:divsChild>
                <w:div w:id="93862637">
                  <w:marLeft w:val="0pt"/>
                  <w:marRight w:val="0pt"/>
                  <w:marTop w:val="0pt"/>
                  <w:marBottom w:val="0pt"/>
                  <w:divBdr>
                    <w:top w:val="none" w:sz="0" w:space="0" w:color="auto"/>
                    <w:left w:val="none" w:sz="0" w:space="0" w:color="auto"/>
                    <w:bottom w:val="none" w:sz="0" w:space="0" w:color="auto"/>
                    <w:right w:val="none" w:sz="0" w:space="0" w:color="auto"/>
                  </w:divBdr>
                  <w:divsChild>
                    <w:div w:id="55365723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010783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2264662">
          <w:marLeft w:val="0pt"/>
          <w:marRight w:val="0pt"/>
          <w:marTop w:val="0pt"/>
          <w:marBottom w:val="0pt"/>
          <w:divBdr>
            <w:top w:val="none" w:sz="0" w:space="0" w:color="auto"/>
            <w:left w:val="none" w:sz="0" w:space="0" w:color="auto"/>
            <w:bottom w:val="none" w:sz="0" w:space="0" w:color="auto"/>
            <w:right w:val="none" w:sz="0" w:space="0" w:color="auto"/>
          </w:divBdr>
        </w:div>
      </w:divsChild>
    </w:div>
    <w:div w:id="18640767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60377169">
          <w:marLeft w:val="0pt"/>
          <w:marRight w:val="0pt"/>
          <w:marTop w:val="0pt"/>
          <w:marBottom w:val="0pt"/>
          <w:divBdr>
            <w:top w:val="none" w:sz="0" w:space="0" w:color="auto"/>
            <w:left w:val="none" w:sz="0" w:space="0" w:color="auto"/>
            <w:bottom w:val="none" w:sz="0" w:space="0" w:color="auto"/>
            <w:right w:val="none" w:sz="0" w:space="0" w:color="auto"/>
          </w:divBdr>
        </w:div>
      </w:divsChild>
    </w:div>
    <w:div w:id="23371054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70428409">
          <w:marLeft w:val="0pt"/>
          <w:marRight w:val="0pt"/>
          <w:marTop w:val="0pt"/>
          <w:marBottom w:val="0pt"/>
          <w:divBdr>
            <w:top w:val="none" w:sz="0" w:space="0" w:color="auto"/>
            <w:left w:val="none" w:sz="0" w:space="0" w:color="auto"/>
            <w:bottom w:val="none" w:sz="0" w:space="0" w:color="auto"/>
            <w:right w:val="none" w:sz="0" w:space="0" w:color="auto"/>
          </w:divBdr>
        </w:div>
      </w:divsChild>
    </w:div>
    <w:div w:id="24865682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04690367">
          <w:marLeft w:val="0pt"/>
          <w:marRight w:val="0pt"/>
          <w:marTop w:val="0pt"/>
          <w:marBottom w:val="0pt"/>
          <w:divBdr>
            <w:top w:val="none" w:sz="0" w:space="0" w:color="auto"/>
            <w:left w:val="none" w:sz="0" w:space="0" w:color="auto"/>
            <w:bottom w:val="none" w:sz="0" w:space="0" w:color="auto"/>
            <w:right w:val="none" w:sz="0" w:space="0" w:color="auto"/>
          </w:divBdr>
          <w:divsChild>
            <w:div w:id="1205482424">
              <w:marLeft w:val="0pt"/>
              <w:marRight w:val="0pt"/>
              <w:marTop w:val="0pt"/>
              <w:marBottom w:val="0pt"/>
              <w:divBdr>
                <w:top w:val="none" w:sz="0" w:space="0" w:color="auto"/>
                <w:left w:val="none" w:sz="0" w:space="0" w:color="auto"/>
                <w:bottom w:val="none" w:sz="0" w:space="0" w:color="auto"/>
                <w:right w:val="none" w:sz="0" w:space="0" w:color="auto"/>
              </w:divBdr>
              <w:divsChild>
                <w:div w:id="104159079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53975999">
      <w:bodyDiv w:val="1"/>
      <w:marLeft w:val="0pt"/>
      <w:marRight w:val="0pt"/>
      <w:marTop w:val="0pt"/>
      <w:marBottom w:val="0pt"/>
      <w:divBdr>
        <w:top w:val="none" w:sz="0" w:space="0" w:color="auto"/>
        <w:left w:val="none" w:sz="0" w:space="0" w:color="auto"/>
        <w:bottom w:val="none" w:sz="0" w:space="0" w:color="auto"/>
        <w:right w:val="none" w:sz="0" w:space="0" w:color="auto"/>
      </w:divBdr>
    </w:div>
    <w:div w:id="27814902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31134146">
          <w:marLeft w:val="0pt"/>
          <w:marRight w:val="0pt"/>
          <w:marTop w:val="0pt"/>
          <w:marBottom w:val="0pt"/>
          <w:divBdr>
            <w:top w:val="none" w:sz="0" w:space="0" w:color="auto"/>
            <w:left w:val="none" w:sz="0" w:space="0" w:color="auto"/>
            <w:bottom w:val="none" w:sz="0" w:space="0" w:color="auto"/>
            <w:right w:val="none" w:sz="0" w:space="0" w:color="auto"/>
          </w:divBdr>
        </w:div>
      </w:divsChild>
    </w:div>
    <w:div w:id="403602983">
      <w:bodyDiv w:val="1"/>
      <w:marLeft w:val="0pt"/>
      <w:marRight w:val="0pt"/>
      <w:marTop w:val="0pt"/>
      <w:marBottom w:val="0pt"/>
      <w:divBdr>
        <w:top w:val="none" w:sz="0" w:space="0" w:color="auto"/>
        <w:left w:val="none" w:sz="0" w:space="0" w:color="auto"/>
        <w:bottom w:val="none" w:sz="0" w:space="0" w:color="auto"/>
        <w:right w:val="none" w:sz="0" w:space="0" w:color="auto"/>
      </w:divBdr>
    </w:div>
    <w:div w:id="43903192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29335129">
          <w:marLeft w:val="0pt"/>
          <w:marRight w:val="0pt"/>
          <w:marTop w:val="0pt"/>
          <w:marBottom w:val="0pt"/>
          <w:divBdr>
            <w:top w:val="none" w:sz="0" w:space="0" w:color="auto"/>
            <w:left w:val="none" w:sz="0" w:space="0" w:color="auto"/>
            <w:bottom w:val="none" w:sz="0" w:space="0" w:color="auto"/>
            <w:right w:val="none" w:sz="0" w:space="0" w:color="auto"/>
          </w:divBdr>
          <w:divsChild>
            <w:div w:id="1862892459">
              <w:marLeft w:val="0pt"/>
              <w:marRight w:val="0pt"/>
              <w:marTop w:val="0pt"/>
              <w:marBottom w:val="0pt"/>
              <w:divBdr>
                <w:top w:val="none" w:sz="0" w:space="0" w:color="auto"/>
                <w:left w:val="none" w:sz="0" w:space="0" w:color="auto"/>
                <w:bottom w:val="none" w:sz="0" w:space="0" w:color="auto"/>
                <w:right w:val="none" w:sz="0" w:space="0" w:color="auto"/>
              </w:divBdr>
              <w:divsChild>
                <w:div w:id="96161773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548150257">
      <w:bodyDiv w:val="1"/>
      <w:marLeft w:val="0pt"/>
      <w:marRight w:val="0pt"/>
      <w:marTop w:val="0pt"/>
      <w:marBottom w:val="0pt"/>
      <w:divBdr>
        <w:top w:val="none" w:sz="0" w:space="0" w:color="auto"/>
        <w:left w:val="none" w:sz="0" w:space="0" w:color="auto"/>
        <w:bottom w:val="none" w:sz="0" w:space="0" w:color="auto"/>
        <w:right w:val="none" w:sz="0" w:space="0" w:color="auto"/>
      </w:divBdr>
    </w:div>
    <w:div w:id="6503321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6370544">
          <w:marLeft w:val="0pt"/>
          <w:marRight w:val="0pt"/>
          <w:marTop w:val="0pt"/>
          <w:marBottom w:val="0pt"/>
          <w:divBdr>
            <w:top w:val="none" w:sz="0" w:space="0" w:color="auto"/>
            <w:left w:val="none" w:sz="0" w:space="0" w:color="auto"/>
            <w:bottom w:val="none" w:sz="0" w:space="0" w:color="auto"/>
            <w:right w:val="none" w:sz="0" w:space="0" w:color="auto"/>
          </w:divBdr>
        </w:div>
      </w:divsChild>
    </w:div>
    <w:div w:id="669991368">
      <w:bodyDiv w:val="1"/>
      <w:marLeft w:val="0pt"/>
      <w:marRight w:val="0pt"/>
      <w:marTop w:val="0pt"/>
      <w:marBottom w:val="0pt"/>
      <w:divBdr>
        <w:top w:val="none" w:sz="0" w:space="0" w:color="auto"/>
        <w:left w:val="none" w:sz="0" w:space="0" w:color="auto"/>
        <w:bottom w:val="none" w:sz="0" w:space="0" w:color="auto"/>
        <w:right w:val="none" w:sz="0" w:space="0" w:color="auto"/>
      </w:divBdr>
    </w:div>
    <w:div w:id="76265456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10978189">
          <w:marLeft w:val="0pt"/>
          <w:marRight w:val="0pt"/>
          <w:marTop w:val="0pt"/>
          <w:marBottom w:val="0pt"/>
          <w:divBdr>
            <w:top w:val="none" w:sz="0" w:space="0" w:color="auto"/>
            <w:left w:val="none" w:sz="0" w:space="0" w:color="auto"/>
            <w:bottom w:val="none" w:sz="0" w:space="0" w:color="auto"/>
            <w:right w:val="none" w:sz="0" w:space="0" w:color="auto"/>
          </w:divBdr>
          <w:divsChild>
            <w:div w:id="1003515221">
              <w:marLeft w:val="0pt"/>
              <w:marRight w:val="0pt"/>
              <w:marTop w:val="0pt"/>
              <w:marBottom w:val="0pt"/>
              <w:divBdr>
                <w:top w:val="none" w:sz="0" w:space="0" w:color="auto"/>
                <w:left w:val="none" w:sz="0" w:space="0" w:color="auto"/>
                <w:bottom w:val="none" w:sz="0" w:space="0" w:color="auto"/>
                <w:right w:val="none" w:sz="0" w:space="0" w:color="auto"/>
              </w:divBdr>
              <w:divsChild>
                <w:div w:id="2035958763">
                  <w:marLeft w:val="0pt"/>
                  <w:marRight w:val="0pt"/>
                  <w:marTop w:val="0pt"/>
                  <w:marBottom w:val="0pt"/>
                  <w:divBdr>
                    <w:top w:val="none" w:sz="0" w:space="0" w:color="auto"/>
                    <w:left w:val="none" w:sz="0" w:space="0" w:color="auto"/>
                    <w:bottom w:val="none" w:sz="0" w:space="0" w:color="auto"/>
                    <w:right w:val="none" w:sz="0" w:space="0" w:color="auto"/>
                  </w:divBdr>
                  <w:divsChild>
                    <w:div w:id="66914227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7692780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48831570">
          <w:marLeft w:val="0pt"/>
          <w:marRight w:val="0pt"/>
          <w:marTop w:val="0pt"/>
          <w:marBottom w:val="0pt"/>
          <w:divBdr>
            <w:top w:val="none" w:sz="0" w:space="0" w:color="auto"/>
            <w:left w:val="none" w:sz="0" w:space="0" w:color="auto"/>
            <w:bottom w:val="none" w:sz="0" w:space="0" w:color="auto"/>
            <w:right w:val="none" w:sz="0" w:space="0" w:color="auto"/>
          </w:divBdr>
        </w:div>
      </w:divsChild>
    </w:div>
    <w:div w:id="77786925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19731049">
          <w:marLeft w:val="0pt"/>
          <w:marRight w:val="0pt"/>
          <w:marTop w:val="0pt"/>
          <w:marBottom w:val="0pt"/>
          <w:divBdr>
            <w:top w:val="none" w:sz="0" w:space="0" w:color="auto"/>
            <w:left w:val="none" w:sz="0" w:space="0" w:color="auto"/>
            <w:bottom w:val="none" w:sz="0" w:space="0" w:color="auto"/>
            <w:right w:val="none" w:sz="0" w:space="0" w:color="auto"/>
          </w:divBdr>
          <w:divsChild>
            <w:div w:id="1152410175">
              <w:marLeft w:val="0pt"/>
              <w:marRight w:val="0pt"/>
              <w:marTop w:val="0pt"/>
              <w:marBottom w:val="0pt"/>
              <w:divBdr>
                <w:top w:val="none" w:sz="0" w:space="0" w:color="auto"/>
                <w:left w:val="none" w:sz="0" w:space="0" w:color="auto"/>
                <w:bottom w:val="none" w:sz="0" w:space="0" w:color="auto"/>
                <w:right w:val="none" w:sz="0" w:space="0" w:color="auto"/>
              </w:divBdr>
              <w:divsChild>
                <w:div w:id="133583879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80238992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00873565">
          <w:marLeft w:val="0pt"/>
          <w:marRight w:val="0pt"/>
          <w:marTop w:val="0pt"/>
          <w:marBottom w:val="0pt"/>
          <w:divBdr>
            <w:top w:val="none" w:sz="0" w:space="0" w:color="auto"/>
            <w:left w:val="none" w:sz="0" w:space="0" w:color="auto"/>
            <w:bottom w:val="none" w:sz="0" w:space="0" w:color="auto"/>
            <w:right w:val="none" w:sz="0" w:space="0" w:color="auto"/>
          </w:divBdr>
        </w:div>
      </w:divsChild>
    </w:div>
    <w:div w:id="85427342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42649949">
          <w:marLeft w:val="0pt"/>
          <w:marRight w:val="0pt"/>
          <w:marTop w:val="0pt"/>
          <w:marBottom w:val="0pt"/>
          <w:divBdr>
            <w:top w:val="none" w:sz="0" w:space="0" w:color="auto"/>
            <w:left w:val="none" w:sz="0" w:space="0" w:color="auto"/>
            <w:bottom w:val="none" w:sz="0" w:space="0" w:color="auto"/>
            <w:right w:val="none" w:sz="0" w:space="0" w:color="auto"/>
          </w:divBdr>
        </w:div>
      </w:divsChild>
    </w:div>
    <w:div w:id="8732277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76996524">
          <w:marLeft w:val="0pt"/>
          <w:marRight w:val="0pt"/>
          <w:marTop w:val="0pt"/>
          <w:marBottom w:val="0pt"/>
          <w:divBdr>
            <w:top w:val="none" w:sz="0" w:space="0" w:color="auto"/>
            <w:left w:val="none" w:sz="0" w:space="0" w:color="auto"/>
            <w:bottom w:val="none" w:sz="0" w:space="0" w:color="auto"/>
            <w:right w:val="none" w:sz="0" w:space="0" w:color="auto"/>
          </w:divBdr>
          <w:divsChild>
            <w:div w:id="855996288">
              <w:marLeft w:val="0pt"/>
              <w:marRight w:val="0pt"/>
              <w:marTop w:val="0pt"/>
              <w:marBottom w:val="0pt"/>
              <w:divBdr>
                <w:top w:val="none" w:sz="0" w:space="0" w:color="auto"/>
                <w:left w:val="none" w:sz="0" w:space="0" w:color="auto"/>
                <w:bottom w:val="none" w:sz="0" w:space="0" w:color="auto"/>
                <w:right w:val="none" w:sz="0" w:space="0" w:color="auto"/>
              </w:divBdr>
              <w:divsChild>
                <w:div w:id="1884630187">
                  <w:marLeft w:val="0pt"/>
                  <w:marRight w:val="0pt"/>
                  <w:marTop w:val="0pt"/>
                  <w:marBottom w:val="0pt"/>
                  <w:divBdr>
                    <w:top w:val="none" w:sz="0" w:space="0" w:color="auto"/>
                    <w:left w:val="none" w:sz="0" w:space="0" w:color="auto"/>
                    <w:bottom w:val="none" w:sz="0" w:space="0" w:color="auto"/>
                    <w:right w:val="none" w:sz="0" w:space="0" w:color="auto"/>
                  </w:divBdr>
                  <w:divsChild>
                    <w:div w:id="262735749">
                      <w:marLeft w:val="0pt"/>
                      <w:marRight w:val="0pt"/>
                      <w:marTop w:val="0pt"/>
                      <w:marBottom w:val="0pt"/>
                      <w:divBdr>
                        <w:top w:val="none" w:sz="0" w:space="0" w:color="auto"/>
                        <w:left w:val="none" w:sz="0" w:space="0" w:color="auto"/>
                        <w:bottom w:val="none" w:sz="0" w:space="0" w:color="auto"/>
                        <w:right w:val="none" w:sz="0" w:space="0" w:color="auto"/>
                      </w:divBdr>
                      <w:divsChild>
                        <w:div w:id="142742123">
                          <w:marLeft w:val="0pt"/>
                          <w:marRight w:val="0pt"/>
                          <w:marTop w:val="0pt"/>
                          <w:marBottom w:val="0pt"/>
                          <w:divBdr>
                            <w:top w:val="none" w:sz="0" w:space="0" w:color="auto"/>
                            <w:left w:val="none" w:sz="0" w:space="0" w:color="auto"/>
                            <w:bottom w:val="none" w:sz="0" w:space="0" w:color="auto"/>
                            <w:right w:val="none" w:sz="0" w:space="0" w:color="auto"/>
                          </w:divBdr>
                          <w:divsChild>
                            <w:div w:id="1171749460">
                              <w:marLeft w:val="0pt"/>
                              <w:marRight w:val="6pt"/>
                              <w:marTop w:val="0pt"/>
                              <w:marBottom w:val="0pt"/>
                              <w:divBdr>
                                <w:top w:val="none" w:sz="0" w:space="0" w:color="auto"/>
                                <w:left w:val="none" w:sz="0" w:space="0" w:color="auto"/>
                                <w:bottom w:val="none" w:sz="0" w:space="0" w:color="auto"/>
                                <w:right w:val="none" w:sz="0" w:space="0" w:color="auto"/>
                              </w:divBdr>
                              <w:divsChild>
                                <w:div w:id="2106076372">
                                  <w:marLeft w:val="-15pt"/>
                                  <w:marRight w:val="0pt"/>
                                  <w:marTop w:val="0pt"/>
                                  <w:marBottom w:val="0pt"/>
                                  <w:divBdr>
                                    <w:top w:val="none" w:sz="0" w:space="0" w:color="auto"/>
                                    <w:left w:val="none" w:sz="0" w:space="0" w:color="auto"/>
                                    <w:bottom w:val="none" w:sz="0" w:space="0" w:color="auto"/>
                                    <w:right w:val="none" w:sz="0" w:space="0" w:color="auto"/>
                                  </w:divBdr>
                                </w:div>
                              </w:divsChild>
                            </w:div>
                            <w:div w:id="1220021926">
                              <w:marLeft w:val="-12pt"/>
                              <w:marRight w:val="-6pt"/>
                              <w:marTop w:val="0pt"/>
                              <w:marBottom w:val="0pt"/>
                              <w:divBdr>
                                <w:top w:val="none" w:sz="0" w:space="0" w:color="auto"/>
                                <w:left w:val="none" w:sz="0" w:space="0" w:color="auto"/>
                                <w:bottom w:val="none" w:sz="0" w:space="0" w:color="auto"/>
                                <w:right w:val="none" w:sz="0" w:space="0" w:color="auto"/>
                              </w:divBdr>
                              <w:divsChild>
                                <w:div w:id="777525368">
                                  <w:marLeft w:val="0pt"/>
                                  <w:marRight w:val="0pt"/>
                                  <w:marTop w:val="0pt"/>
                                  <w:marBottom w:val="3pt"/>
                                  <w:divBdr>
                                    <w:top w:val="none" w:sz="0" w:space="0" w:color="auto"/>
                                    <w:left w:val="none" w:sz="0" w:space="0" w:color="auto"/>
                                    <w:bottom w:val="none" w:sz="0" w:space="0" w:color="auto"/>
                                    <w:right w:val="none" w:sz="0" w:space="0" w:color="auto"/>
                                  </w:divBdr>
                                  <w:divsChild>
                                    <w:div w:id="1247884867">
                                      <w:marLeft w:val="0pt"/>
                                      <w:marRight w:val="0pt"/>
                                      <w:marTop w:val="0pt"/>
                                      <w:marBottom w:val="0pt"/>
                                      <w:divBdr>
                                        <w:top w:val="none" w:sz="0" w:space="0" w:color="auto"/>
                                        <w:left w:val="none" w:sz="0" w:space="0" w:color="auto"/>
                                        <w:bottom w:val="none" w:sz="0" w:space="0" w:color="auto"/>
                                        <w:right w:val="none" w:sz="0" w:space="0" w:color="auto"/>
                                      </w:divBdr>
                                      <w:divsChild>
                                        <w:div w:id="568805126">
                                          <w:marLeft w:val="0pt"/>
                                          <w:marRight w:val="0pt"/>
                                          <w:marTop w:val="0pt"/>
                                          <w:marBottom w:val="0pt"/>
                                          <w:divBdr>
                                            <w:top w:val="none" w:sz="0" w:space="0" w:color="auto"/>
                                            <w:left w:val="none" w:sz="0" w:space="0" w:color="auto"/>
                                            <w:bottom w:val="none" w:sz="0" w:space="0" w:color="auto"/>
                                            <w:right w:val="none" w:sz="0" w:space="0" w:color="auto"/>
                                          </w:divBdr>
                                          <w:divsChild>
                                            <w:div w:id="1697659118">
                                              <w:marLeft w:val="0pt"/>
                                              <w:marRight w:val="0pt"/>
                                              <w:marTop w:val="0pt"/>
                                              <w:marBottom w:val="0pt"/>
                                              <w:divBdr>
                                                <w:top w:val="none" w:sz="0" w:space="0" w:color="auto"/>
                                                <w:left w:val="none" w:sz="0" w:space="0" w:color="auto"/>
                                                <w:bottom w:val="none" w:sz="0" w:space="0" w:color="auto"/>
                                                <w:right w:val="none" w:sz="0" w:space="0" w:color="auto"/>
                                              </w:divBdr>
                                              <w:divsChild>
                                                <w:div w:id="7826146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9017505">
          <w:marLeft w:val="0pt"/>
          <w:marRight w:val="0pt"/>
          <w:marTop w:val="0pt"/>
          <w:marBottom w:val="0pt"/>
          <w:divBdr>
            <w:top w:val="none" w:sz="0" w:space="0" w:color="auto"/>
            <w:left w:val="none" w:sz="0" w:space="0" w:color="auto"/>
            <w:bottom w:val="none" w:sz="0" w:space="0" w:color="auto"/>
            <w:right w:val="none" w:sz="0" w:space="0" w:color="auto"/>
          </w:divBdr>
          <w:divsChild>
            <w:div w:id="1288700322">
              <w:marLeft w:val="0pt"/>
              <w:marRight w:val="0pt"/>
              <w:marTop w:val="0pt"/>
              <w:marBottom w:val="0pt"/>
              <w:divBdr>
                <w:top w:val="none" w:sz="0" w:space="0" w:color="auto"/>
                <w:left w:val="none" w:sz="0" w:space="0" w:color="auto"/>
                <w:bottom w:val="none" w:sz="0" w:space="0" w:color="auto"/>
                <w:right w:val="none" w:sz="0" w:space="0" w:color="auto"/>
              </w:divBdr>
              <w:divsChild>
                <w:div w:id="1550336684">
                  <w:marLeft w:val="0pt"/>
                  <w:marRight w:val="0pt"/>
                  <w:marTop w:val="0pt"/>
                  <w:marBottom w:val="0pt"/>
                  <w:divBdr>
                    <w:top w:val="none" w:sz="0" w:space="0" w:color="auto"/>
                    <w:left w:val="none" w:sz="0" w:space="0" w:color="auto"/>
                    <w:bottom w:val="none" w:sz="0" w:space="0" w:color="auto"/>
                    <w:right w:val="none" w:sz="0" w:space="0" w:color="auto"/>
                  </w:divBdr>
                  <w:divsChild>
                    <w:div w:id="1446149368">
                      <w:marLeft w:val="0pt"/>
                      <w:marRight w:val="0pt"/>
                      <w:marTop w:val="0pt"/>
                      <w:marBottom w:val="0pt"/>
                      <w:divBdr>
                        <w:top w:val="none" w:sz="0" w:space="0" w:color="auto"/>
                        <w:left w:val="none" w:sz="0" w:space="0" w:color="auto"/>
                        <w:bottom w:val="none" w:sz="0" w:space="0" w:color="auto"/>
                        <w:right w:val="none" w:sz="0" w:space="0" w:color="auto"/>
                      </w:divBdr>
                      <w:divsChild>
                        <w:div w:id="1156995094">
                          <w:marLeft w:val="0pt"/>
                          <w:marRight w:val="0pt"/>
                          <w:marTop w:val="0pt"/>
                          <w:marBottom w:val="0pt"/>
                          <w:divBdr>
                            <w:top w:val="none" w:sz="0" w:space="0" w:color="auto"/>
                            <w:left w:val="none" w:sz="0" w:space="0" w:color="auto"/>
                            <w:bottom w:val="none" w:sz="0" w:space="0" w:color="auto"/>
                            <w:right w:val="none" w:sz="0" w:space="0" w:color="auto"/>
                          </w:divBdr>
                          <w:divsChild>
                            <w:div w:id="226494606">
                              <w:marLeft w:val="-12pt"/>
                              <w:marRight w:val="-6pt"/>
                              <w:marTop w:val="0pt"/>
                              <w:marBottom w:val="0pt"/>
                              <w:divBdr>
                                <w:top w:val="none" w:sz="0" w:space="0" w:color="auto"/>
                                <w:left w:val="none" w:sz="0" w:space="0" w:color="auto"/>
                                <w:bottom w:val="none" w:sz="0" w:space="0" w:color="auto"/>
                                <w:right w:val="none" w:sz="0" w:space="0" w:color="auto"/>
                              </w:divBdr>
                              <w:divsChild>
                                <w:div w:id="1650406477">
                                  <w:marLeft w:val="0pt"/>
                                  <w:marRight w:val="0pt"/>
                                  <w:marTop w:val="0pt"/>
                                  <w:marBottom w:val="3pt"/>
                                  <w:divBdr>
                                    <w:top w:val="none" w:sz="0" w:space="0" w:color="auto"/>
                                    <w:left w:val="none" w:sz="0" w:space="0" w:color="auto"/>
                                    <w:bottom w:val="none" w:sz="0" w:space="0" w:color="auto"/>
                                    <w:right w:val="none" w:sz="0" w:space="0" w:color="auto"/>
                                  </w:divBdr>
                                  <w:divsChild>
                                    <w:div w:id="2024159242">
                                      <w:marLeft w:val="0pt"/>
                                      <w:marRight w:val="0pt"/>
                                      <w:marTop w:val="0pt"/>
                                      <w:marBottom w:val="0pt"/>
                                      <w:divBdr>
                                        <w:top w:val="none" w:sz="0" w:space="0" w:color="auto"/>
                                        <w:left w:val="none" w:sz="0" w:space="0" w:color="auto"/>
                                        <w:bottom w:val="none" w:sz="0" w:space="0" w:color="auto"/>
                                        <w:right w:val="none" w:sz="0" w:space="0" w:color="auto"/>
                                      </w:divBdr>
                                      <w:divsChild>
                                        <w:div w:id="335807274">
                                          <w:marLeft w:val="0pt"/>
                                          <w:marRight w:val="0pt"/>
                                          <w:marTop w:val="0pt"/>
                                          <w:marBottom w:val="0pt"/>
                                          <w:divBdr>
                                            <w:top w:val="none" w:sz="0" w:space="0" w:color="auto"/>
                                            <w:left w:val="none" w:sz="0" w:space="0" w:color="auto"/>
                                            <w:bottom w:val="none" w:sz="0" w:space="0" w:color="auto"/>
                                            <w:right w:val="none" w:sz="0" w:space="0" w:color="auto"/>
                                          </w:divBdr>
                                          <w:divsChild>
                                            <w:div w:id="1388067858">
                                              <w:marLeft w:val="0pt"/>
                                              <w:marRight w:val="0pt"/>
                                              <w:marTop w:val="0pt"/>
                                              <w:marBottom w:val="0pt"/>
                                              <w:divBdr>
                                                <w:top w:val="none" w:sz="0" w:space="0" w:color="auto"/>
                                                <w:left w:val="none" w:sz="0" w:space="0" w:color="auto"/>
                                                <w:bottom w:val="none" w:sz="0" w:space="0" w:color="auto"/>
                                                <w:right w:val="none" w:sz="0" w:space="0" w:color="auto"/>
                                              </w:divBdr>
                                              <w:divsChild>
                                                <w:div w:id="20227745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pt"/>
          <w:marRight w:val="0pt"/>
          <w:marTop w:val="0pt"/>
          <w:marBottom w:val="0pt"/>
          <w:divBdr>
            <w:top w:val="none" w:sz="0" w:space="0" w:color="auto"/>
            <w:left w:val="none" w:sz="0" w:space="0" w:color="auto"/>
            <w:bottom w:val="none" w:sz="0" w:space="0" w:color="auto"/>
            <w:right w:val="none" w:sz="0" w:space="0" w:color="auto"/>
          </w:divBdr>
          <w:divsChild>
            <w:div w:id="398673830">
              <w:marLeft w:val="0pt"/>
              <w:marRight w:val="0pt"/>
              <w:marTop w:val="0pt"/>
              <w:marBottom w:val="12pt"/>
              <w:divBdr>
                <w:top w:val="none" w:sz="0" w:space="0" w:color="auto"/>
                <w:left w:val="none" w:sz="0" w:space="0" w:color="auto"/>
                <w:bottom w:val="none" w:sz="0" w:space="0" w:color="auto"/>
                <w:right w:val="none" w:sz="0" w:space="0" w:color="auto"/>
              </w:divBdr>
              <w:divsChild>
                <w:div w:id="1202399272">
                  <w:marLeft w:val="0pt"/>
                  <w:marRight w:val="0pt"/>
                  <w:marTop w:val="0pt"/>
                  <w:marBottom w:val="0pt"/>
                  <w:divBdr>
                    <w:top w:val="none" w:sz="0" w:space="0" w:color="auto"/>
                    <w:left w:val="none" w:sz="0" w:space="0" w:color="auto"/>
                    <w:bottom w:val="none" w:sz="0" w:space="0" w:color="auto"/>
                    <w:right w:val="none" w:sz="0" w:space="0" w:color="auto"/>
                  </w:divBdr>
                  <w:divsChild>
                    <w:div w:id="1836874966">
                      <w:marLeft w:val="0pt"/>
                      <w:marRight w:val="0pt"/>
                      <w:marTop w:val="0pt"/>
                      <w:marBottom w:val="0pt"/>
                      <w:divBdr>
                        <w:top w:val="none" w:sz="0" w:space="0" w:color="auto"/>
                        <w:left w:val="none" w:sz="0" w:space="0" w:color="auto"/>
                        <w:bottom w:val="none" w:sz="0" w:space="0" w:color="auto"/>
                        <w:right w:val="none" w:sz="0" w:space="0" w:color="auto"/>
                      </w:divBdr>
                      <w:divsChild>
                        <w:div w:id="1360277637">
                          <w:marLeft w:val="0pt"/>
                          <w:marRight w:val="0pt"/>
                          <w:marTop w:val="0pt"/>
                          <w:marBottom w:val="0pt"/>
                          <w:divBdr>
                            <w:top w:val="none" w:sz="0" w:space="0" w:color="auto"/>
                            <w:left w:val="none" w:sz="0" w:space="0" w:color="auto"/>
                            <w:bottom w:val="none" w:sz="0" w:space="0" w:color="auto"/>
                            <w:right w:val="none" w:sz="0" w:space="0" w:color="auto"/>
                          </w:divBdr>
                          <w:divsChild>
                            <w:div w:id="1528131350">
                              <w:marLeft w:val="-12pt"/>
                              <w:marRight w:val="-6pt"/>
                              <w:marTop w:val="0pt"/>
                              <w:marBottom w:val="0pt"/>
                              <w:divBdr>
                                <w:top w:val="none" w:sz="0" w:space="0" w:color="auto"/>
                                <w:left w:val="none" w:sz="0" w:space="0" w:color="auto"/>
                                <w:bottom w:val="none" w:sz="0" w:space="0" w:color="auto"/>
                                <w:right w:val="none" w:sz="0" w:space="0" w:color="auto"/>
                              </w:divBdr>
                              <w:divsChild>
                                <w:div w:id="437025326">
                                  <w:marLeft w:val="0pt"/>
                                  <w:marRight w:val="0pt"/>
                                  <w:marTop w:val="0pt"/>
                                  <w:marBottom w:val="3pt"/>
                                  <w:divBdr>
                                    <w:top w:val="none" w:sz="0" w:space="0" w:color="auto"/>
                                    <w:left w:val="none" w:sz="0" w:space="0" w:color="auto"/>
                                    <w:bottom w:val="none" w:sz="0" w:space="0" w:color="auto"/>
                                    <w:right w:val="none" w:sz="0" w:space="0" w:color="auto"/>
                                  </w:divBdr>
                                  <w:divsChild>
                                    <w:div w:id="357505717">
                                      <w:marLeft w:val="0pt"/>
                                      <w:marRight w:val="0pt"/>
                                      <w:marTop w:val="0pt"/>
                                      <w:marBottom w:val="0pt"/>
                                      <w:divBdr>
                                        <w:top w:val="none" w:sz="0" w:space="0" w:color="auto"/>
                                        <w:left w:val="none" w:sz="0" w:space="0" w:color="auto"/>
                                        <w:bottom w:val="none" w:sz="0" w:space="0" w:color="auto"/>
                                        <w:right w:val="none" w:sz="0" w:space="0" w:color="auto"/>
                                      </w:divBdr>
                                      <w:divsChild>
                                        <w:div w:id="155075015">
                                          <w:marLeft w:val="0pt"/>
                                          <w:marRight w:val="0pt"/>
                                          <w:marTop w:val="0pt"/>
                                          <w:marBottom w:val="0pt"/>
                                          <w:divBdr>
                                            <w:top w:val="none" w:sz="0" w:space="0" w:color="auto"/>
                                            <w:left w:val="none" w:sz="0" w:space="0" w:color="auto"/>
                                            <w:bottom w:val="none" w:sz="0" w:space="0" w:color="auto"/>
                                            <w:right w:val="none" w:sz="0" w:space="0" w:color="auto"/>
                                          </w:divBdr>
                                          <w:divsChild>
                                            <w:div w:id="1236168312">
                                              <w:marLeft w:val="0pt"/>
                                              <w:marRight w:val="0pt"/>
                                              <w:marTop w:val="0pt"/>
                                              <w:marBottom w:val="0pt"/>
                                              <w:divBdr>
                                                <w:top w:val="none" w:sz="0" w:space="0" w:color="auto"/>
                                                <w:left w:val="none" w:sz="0" w:space="0" w:color="auto"/>
                                                <w:bottom w:val="none" w:sz="0" w:space="0" w:color="auto"/>
                                                <w:right w:val="none" w:sz="0" w:space="0" w:color="auto"/>
                                              </w:divBdr>
                                              <w:divsChild>
                                                <w:div w:id="12088316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1893299864">
                              <w:marLeft w:val="0pt"/>
                              <w:marRight w:val="6pt"/>
                              <w:marTop w:val="0pt"/>
                              <w:marBottom w:val="0pt"/>
                              <w:divBdr>
                                <w:top w:val="none" w:sz="0" w:space="0" w:color="auto"/>
                                <w:left w:val="none" w:sz="0" w:space="0" w:color="auto"/>
                                <w:bottom w:val="none" w:sz="0" w:space="0" w:color="auto"/>
                                <w:right w:val="none" w:sz="0" w:space="0" w:color="auto"/>
                              </w:divBdr>
                              <w:divsChild>
                                <w:div w:id="1571841020">
                                  <w:marLeft w:val="-15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955663">
          <w:marLeft w:val="0pt"/>
          <w:marRight w:val="0pt"/>
          <w:marTop w:val="0pt"/>
          <w:marBottom w:val="0pt"/>
          <w:divBdr>
            <w:top w:val="none" w:sz="0" w:space="0" w:color="auto"/>
            <w:left w:val="none" w:sz="0" w:space="0" w:color="auto"/>
            <w:bottom w:val="none" w:sz="0" w:space="0" w:color="auto"/>
            <w:right w:val="none" w:sz="0" w:space="0" w:color="auto"/>
          </w:divBdr>
          <w:divsChild>
            <w:div w:id="225528213">
              <w:marLeft w:val="0pt"/>
              <w:marRight w:val="0pt"/>
              <w:marTop w:val="0pt"/>
              <w:marBottom w:val="0pt"/>
              <w:divBdr>
                <w:top w:val="none" w:sz="0" w:space="0" w:color="auto"/>
                <w:left w:val="none" w:sz="0" w:space="0" w:color="auto"/>
                <w:bottom w:val="none" w:sz="0" w:space="0" w:color="auto"/>
                <w:right w:val="none" w:sz="0" w:space="0" w:color="auto"/>
              </w:divBdr>
              <w:divsChild>
                <w:div w:id="962538366">
                  <w:marLeft w:val="0pt"/>
                  <w:marRight w:val="0pt"/>
                  <w:marTop w:val="0pt"/>
                  <w:marBottom w:val="0pt"/>
                  <w:divBdr>
                    <w:top w:val="none" w:sz="0" w:space="0" w:color="auto"/>
                    <w:left w:val="none" w:sz="0" w:space="0" w:color="auto"/>
                    <w:bottom w:val="none" w:sz="0" w:space="0" w:color="auto"/>
                    <w:right w:val="none" w:sz="0" w:space="0" w:color="auto"/>
                  </w:divBdr>
                  <w:divsChild>
                    <w:div w:id="98959808">
                      <w:marLeft w:val="0pt"/>
                      <w:marRight w:val="0pt"/>
                      <w:marTop w:val="0pt"/>
                      <w:marBottom w:val="0pt"/>
                      <w:divBdr>
                        <w:top w:val="none" w:sz="0" w:space="0" w:color="auto"/>
                        <w:left w:val="none" w:sz="0" w:space="0" w:color="auto"/>
                        <w:bottom w:val="none" w:sz="0" w:space="0" w:color="auto"/>
                        <w:right w:val="none" w:sz="0" w:space="0" w:color="auto"/>
                      </w:divBdr>
                      <w:divsChild>
                        <w:div w:id="420183238">
                          <w:marLeft w:val="0pt"/>
                          <w:marRight w:val="0pt"/>
                          <w:marTop w:val="0pt"/>
                          <w:marBottom w:val="0pt"/>
                          <w:divBdr>
                            <w:top w:val="none" w:sz="0" w:space="0" w:color="auto"/>
                            <w:left w:val="none" w:sz="0" w:space="0" w:color="auto"/>
                            <w:bottom w:val="none" w:sz="0" w:space="0" w:color="auto"/>
                            <w:right w:val="none" w:sz="0" w:space="0" w:color="auto"/>
                          </w:divBdr>
                          <w:divsChild>
                            <w:div w:id="1501265019">
                              <w:marLeft w:val="-12pt"/>
                              <w:marRight w:val="-6pt"/>
                              <w:marTop w:val="0pt"/>
                              <w:marBottom w:val="0pt"/>
                              <w:divBdr>
                                <w:top w:val="none" w:sz="0" w:space="0" w:color="auto"/>
                                <w:left w:val="none" w:sz="0" w:space="0" w:color="auto"/>
                                <w:bottom w:val="none" w:sz="0" w:space="0" w:color="auto"/>
                                <w:right w:val="none" w:sz="0" w:space="0" w:color="auto"/>
                              </w:divBdr>
                              <w:divsChild>
                                <w:div w:id="457573458">
                                  <w:marLeft w:val="0pt"/>
                                  <w:marRight w:val="0pt"/>
                                  <w:marTop w:val="0pt"/>
                                  <w:marBottom w:val="3pt"/>
                                  <w:divBdr>
                                    <w:top w:val="none" w:sz="0" w:space="0" w:color="auto"/>
                                    <w:left w:val="none" w:sz="0" w:space="0" w:color="auto"/>
                                    <w:bottom w:val="none" w:sz="0" w:space="0" w:color="auto"/>
                                    <w:right w:val="none" w:sz="0" w:space="0" w:color="auto"/>
                                  </w:divBdr>
                                  <w:divsChild>
                                    <w:div w:id="1957364360">
                                      <w:marLeft w:val="0pt"/>
                                      <w:marRight w:val="0pt"/>
                                      <w:marTop w:val="0pt"/>
                                      <w:marBottom w:val="0pt"/>
                                      <w:divBdr>
                                        <w:top w:val="none" w:sz="0" w:space="0" w:color="auto"/>
                                        <w:left w:val="none" w:sz="0" w:space="0" w:color="auto"/>
                                        <w:bottom w:val="none" w:sz="0" w:space="0" w:color="auto"/>
                                        <w:right w:val="none" w:sz="0" w:space="0" w:color="auto"/>
                                      </w:divBdr>
                                      <w:divsChild>
                                        <w:div w:id="1298224857">
                                          <w:marLeft w:val="0pt"/>
                                          <w:marRight w:val="0pt"/>
                                          <w:marTop w:val="0pt"/>
                                          <w:marBottom w:val="0pt"/>
                                          <w:divBdr>
                                            <w:top w:val="none" w:sz="0" w:space="0" w:color="auto"/>
                                            <w:left w:val="none" w:sz="0" w:space="0" w:color="auto"/>
                                            <w:bottom w:val="none" w:sz="0" w:space="0" w:color="auto"/>
                                            <w:right w:val="none" w:sz="0" w:space="0" w:color="auto"/>
                                          </w:divBdr>
                                          <w:divsChild>
                                            <w:div w:id="1364014179">
                                              <w:marLeft w:val="0pt"/>
                                              <w:marRight w:val="0pt"/>
                                              <w:marTop w:val="0pt"/>
                                              <w:marBottom w:val="0pt"/>
                                              <w:divBdr>
                                                <w:top w:val="none" w:sz="0" w:space="0" w:color="auto"/>
                                                <w:left w:val="none" w:sz="0" w:space="0" w:color="auto"/>
                                                <w:bottom w:val="none" w:sz="0" w:space="0" w:color="auto"/>
                                                <w:right w:val="none" w:sz="0" w:space="0" w:color="auto"/>
                                              </w:divBdr>
                                              <w:divsChild>
                                                <w:div w:id="204570848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1882668339">
                              <w:marLeft w:val="0pt"/>
                              <w:marRight w:val="6pt"/>
                              <w:marTop w:val="0pt"/>
                              <w:marBottom w:val="0pt"/>
                              <w:divBdr>
                                <w:top w:val="none" w:sz="0" w:space="0" w:color="auto"/>
                                <w:left w:val="none" w:sz="0" w:space="0" w:color="auto"/>
                                <w:bottom w:val="none" w:sz="0" w:space="0" w:color="auto"/>
                                <w:right w:val="none" w:sz="0" w:space="0" w:color="auto"/>
                              </w:divBdr>
                              <w:divsChild>
                                <w:div w:id="597299774">
                                  <w:marLeft w:val="-15pt"/>
                                  <w:marRight w:val="0pt"/>
                                  <w:marTop w:val="0pt"/>
                                  <w:marBottom w:val="0pt"/>
                                  <w:divBdr>
                                    <w:top w:val="none" w:sz="0" w:space="0" w:color="auto"/>
                                    <w:left w:val="none" w:sz="0" w:space="0" w:color="auto"/>
                                    <w:bottom w:val="none" w:sz="0" w:space="0" w:color="auto"/>
                                    <w:right w:val="none" w:sz="0" w:space="0" w:color="auto"/>
                                  </w:divBdr>
                                </w:div>
                              </w:divsChild>
                            </w:div>
                          </w:divsChild>
                        </w:div>
                        <w:div w:id="1580748635">
                          <w:marLeft w:val="0pt"/>
                          <w:marRight w:val="0pt"/>
                          <w:marTop w:val="0pt"/>
                          <w:marBottom w:val="0pt"/>
                          <w:divBdr>
                            <w:top w:val="none" w:sz="0" w:space="0" w:color="auto"/>
                            <w:left w:val="none" w:sz="0" w:space="0" w:color="auto"/>
                            <w:bottom w:val="none" w:sz="0" w:space="0" w:color="auto"/>
                            <w:right w:val="none" w:sz="0" w:space="0" w:color="auto"/>
                          </w:divBdr>
                          <w:divsChild>
                            <w:div w:id="1764110118">
                              <w:marLeft w:val="6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4144277">
      <w:bodyDiv w:val="1"/>
      <w:marLeft w:val="0pt"/>
      <w:marRight w:val="0pt"/>
      <w:marTop w:val="0pt"/>
      <w:marBottom w:val="0pt"/>
      <w:divBdr>
        <w:top w:val="none" w:sz="0" w:space="0" w:color="auto"/>
        <w:left w:val="none" w:sz="0" w:space="0" w:color="auto"/>
        <w:bottom w:val="none" w:sz="0" w:space="0" w:color="auto"/>
        <w:right w:val="none" w:sz="0" w:space="0" w:color="auto"/>
      </w:divBdr>
    </w:div>
    <w:div w:id="126164695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81589479">
          <w:marLeft w:val="0pt"/>
          <w:marRight w:val="0pt"/>
          <w:marTop w:val="0pt"/>
          <w:marBottom w:val="0pt"/>
          <w:divBdr>
            <w:top w:val="none" w:sz="0" w:space="0" w:color="auto"/>
            <w:left w:val="none" w:sz="0" w:space="0" w:color="auto"/>
            <w:bottom w:val="none" w:sz="0" w:space="0" w:color="auto"/>
            <w:right w:val="none" w:sz="0" w:space="0" w:color="auto"/>
          </w:divBdr>
          <w:divsChild>
            <w:div w:id="894505239">
              <w:marLeft w:val="0pt"/>
              <w:marRight w:val="0pt"/>
              <w:marTop w:val="0pt"/>
              <w:marBottom w:val="0pt"/>
              <w:divBdr>
                <w:top w:val="none" w:sz="0" w:space="0" w:color="auto"/>
                <w:left w:val="none" w:sz="0" w:space="0" w:color="auto"/>
                <w:bottom w:val="none" w:sz="0" w:space="0" w:color="auto"/>
                <w:right w:val="none" w:sz="0" w:space="0" w:color="auto"/>
              </w:divBdr>
              <w:divsChild>
                <w:div w:id="192337004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267810452">
      <w:bodyDiv w:val="1"/>
      <w:marLeft w:val="0pt"/>
      <w:marRight w:val="0pt"/>
      <w:marTop w:val="0pt"/>
      <w:marBottom w:val="0pt"/>
      <w:divBdr>
        <w:top w:val="none" w:sz="0" w:space="0" w:color="auto"/>
        <w:left w:val="none" w:sz="0" w:space="0" w:color="auto"/>
        <w:bottom w:val="none" w:sz="0" w:space="0" w:color="auto"/>
        <w:right w:val="none" w:sz="0" w:space="0" w:color="auto"/>
      </w:divBdr>
    </w:div>
    <w:div w:id="128759022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99538352">
          <w:marLeft w:val="0pt"/>
          <w:marRight w:val="0pt"/>
          <w:marTop w:val="0pt"/>
          <w:marBottom w:val="0pt"/>
          <w:divBdr>
            <w:top w:val="none" w:sz="0" w:space="0" w:color="auto"/>
            <w:left w:val="none" w:sz="0" w:space="0" w:color="auto"/>
            <w:bottom w:val="none" w:sz="0" w:space="0" w:color="auto"/>
            <w:right w:val="none" w:sz="0" w:space="0" w:color="auto"/>
          </w:divBdr>
          <w:divsChild>
            <w:div w:id="1021395540">
              <w:marLeft w:val="0pt"/>
              <w:marRight w:val="0pt"/>
              <w:marTop w:val="0pt"/>
              <w:marBottom w:val="0pt"/>
              <w:divBdr>
                <w:top w:val="none" w:sz="0" w:space="0" w:color="auto"/>
                <w:left w:val="none" w:sz="0" w:space="0" w:color="auto"/>
                <w:bottom w:val="none" w:sz="0" w:space="0" w:color="auto"/>
                <w:right w:val="none" w:sz="0" w:space="0" w:color="auto"/>
              </w:divBdr>
              <w:divsChild>
                <w:div w:id="60326820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301571089">
      <w:bodyDiv w:val="1"/>
      <w:marLeft w:val="0pt"/>
      <w:marRight w:val="0pt"/>
      <w:marTop w:val="0pt"/>
      <w:marBottom w:val="0pt"/>
      <w:divBdr>
        <w:top w:val="none" w:sz="0" w:space="0" w:color="auto"/>
        <w:left w:val="none" w:sz="0" w:space="0" w:color="auto"/>
        <w:bottom w:val="none" w:sz="0" w:space="0" w:color="auto"/>
        <w:right w:val="none" w:sz="0" w:space="0" w:color="auto"/>
      </w:divBdr>
    </w:div>
    <w:div w:id="137982244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0005923">
          <w:marLeft w:val="0pt"/>
          <w:marRight w:val="0pt"/>
          <w:marTop w:val="0pt"/>
          <w:marBottom w:val="0pt"/>
          <w:divBdr>
            <w:top w:val="none" w:sz="0" w:space="0" w:color="auto"/>
            <w:left w:val="none" w:sz="0" w:space="0" w:color="auto"/>
            <w:bottom w:val="none" w:sz="0" w:space="0" w:color="auto"/>
            <w:right w:val="none" w:sz="0" w:space="0" w:color="auto"/>
          </w:divBdr>
          <w:divsChild>
            <w:div w:id="1825196037">
              <w:marLeft w:val="0pt"/>
              <w:marRight w:val="0pt"/>
              <w:marTop w:val="0pt"/>
              <w:marBottom w:val="0pt"/>
              <w:divBdr>
                <w:top w:val="none" w:sz="0" w:space="0" w:color="auto"/>
                <w:left w:val="none" w:sz="0" w:space="0" w:color="auto"/>
                <w:bottom w:val="none" w:sz="0" w:space="0" w:color="auto"/>
                <w:right w:val="none" w:sz="0" w:space="0" w:color="auto"/>
              </w:divBdr>
              <w:divsChild>
                <w:div w:id="137789601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4328955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9176781">
          <w:marLeft w:val="0pt"/>
          <w:marRight w:val="0pt"/>
          <w:marTop w:val="0pt"/>
          <w:marBottom w:val="0pt"/>
          <w:divBdr>
            <w:top w:val="none" w:sz="0" w:space="0" w:color="auto"/>
            <w:left w:val="none" w:sz="0" w:space="0" w:color="auto"/>
            <w:bottom w:val="none" w:sz="0" w:space="0" w:color="auto"/>
            <w:right w:val="none" w:sz="0" w:space="0" w:color="auto"/>
          </w:divBdr>
          <w:divsChild>
            <w:div w:id="473721837">
              <w:marLeft w:val="0pt"/>
              <w:marRight w:val="0pt"/>
              <w:marTop w:val="0pt"/>
              <w:marBottom w:val="0pt"/>
              <w:divBdr>
                <w:top w:val="none" w:sz="0" w:space="0" w:color="auto"/>
                <w:left w:val="none" w:sz="0" w:space="0" w:color="auto"/>
                <w:bottom w:val="none" w:sz="0" w:space="0" w:color="auto"/>
                <w:right w:val="none" w:sz="0" w:space="0" w:color="auto"/>
              </w:divBdr>
            </w:div>
            <w:div w:id="67261357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433862817">
      <w:bodyDiv w:val="1"/>
      <w:marLeft w:val="0pt"/>
      <w:marRight w:val="0pt"/>
      <w:marTop w:val="0pt"/>
      <w:marBottom w:val="0pt"/>
      <w:divBdr>
        <w:top w:val="none" w:sz="0" w:space="0" w:color="auto"/>
        <w:left w:val="none" w:sz="0" w:space="0" w:color="auto"/>
        <w:bottom w:val="none" w:sz="0" w:space="0" w:color="auto"/>
        <w:right w:val="none" w:sz="0" w:space="0" w:color="auto"/>
      </w:divBdr>
    </w:div>
    <w:div w:id="1465123578">
      <w:bodyDiv w:val="1"/>
      <w:marLeft w:val="0pt"/>
      <w:marRight w:val="0pt"/>
      <w:marTop w:val="0pt"/>
      <w:marBottom w:val="0pt"/>
      <w:divBdr>
        <w:top w:val="none" w:sz="0" w:space="0" w:color="auto"/>
        <w:left w:val="none" w:sz="0" w:space="0" w:color="auto"/>
        <w:bottom w:val="none" w:sz="0" w:space="0" w:color="auto"/>
        <w:right w:val="none" w:sz="0" w:space="0" w:color="auto"/>
      </w:divBdr>
    </w:div>
    <w:div w:id="163933670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37915545">
          <w:marLeft w:val="0pt"/>
          <w:marRight w:val="0pt"/>
          <w:marTop w:val="0pt"/>
          <w:marBottom w:val="0pt"/>
          <w:divBdr>
            <w:top w:val="none" w:sz="0" w:space="0" w:color="auto"/>
            <w:left w:val="none" w:sz="0" w:space="0" w:color="auto"/>
            <w:bottom w:val="none" w:sz="0" w:space="0" w:color="auto"/>
            <w:right w:val="none" w:sz="0" w:space="0" w:color="auto"/>
          </w:divBdr>
          <w:divsChild>
            <w:div w:id="380058801">
              <w:marLeft w:val="0pt"/>
              <w:marRight w:val="0pt"/>
              <w:marTop w:val="0pt"/>
              <w:marBottom w:val="0pt"/>
              <w:divBdr>
                <w:top w:val="none" w:sz="0" w:space="0" w:color="auto"/>
                <w:left w:val="none" w:sz="0" w:space="0" w:color="auto"/>
                <w:bottom w:val="none" w:sz="0" w:space="0" w:color="auto"/>
                <w:right w:val="none" w:sz="0" w:space="0" w:color="auto"/>
              </w:divBdr>
            </w:div>
            <w:div w:id="211216511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06199365">
      <w:bodyDiv w:val="1"/>
      <w:marLeft w:val="0pt"/>
      <w:marRight w:val="0pt"/>
      <w:marTop w:val="0pt"/>
      <w:marBottom w:val="0pt"/>
      <w:divBdr>
        <w:top w:val="none" w:sz="0" w:space="0" w:color="auto"/>
        <w:left w:val="none" w:sz="0" w:space="0" w:color="auto"/>
        <w:bottom w:val="none" w:sz="0" w:space="0" w:color="auto"/>
        <w:right w:val="none" w:sz="0" w:space="0" w:color="auto"/>
      </w:divBdr>
    </w:div>
    <w:div w:id="185672404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05740158">
          <w:marLeft w:val="0pt"/>
          <w:marRight w:val="0pt"/>
          <w:marTop w:val="0pt"/>
          <w:marBottom w:val="0pt"/>
          <w:divBdr>
            <w:top w:val="none" w:sz="0" w:space="0" w:color="auto"/>
            <w:left w:val="none" w:sz="0" w:space="0" w:color="auto"/>
            <w:bottom w:val="none" w:sz="0" w:space="0" w:color="auto"/>
            <w:right w:val="none" w:sz="0" w:space="0" w:color="auto"/>
          </w:divBdr>
        </w:div>
      </w:divsChild>
    </w:div>
    <w:div w:id="192337467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00616869">
          <w:marLeft w:val="0pt"/>
          <w:marRight w:val="0pt"/>
          <w:marTop w:val="0pt"/>
          <w:marBottom w:val="0pt"/>
          <w:divBdr>
            <w:top w:val="none" w:sz="0" w:space="0" w:color="auto"/>
            <w:left w:val="none" w:sz="0" w:space="0" w:color="auto"/>
            <w:bottom w:val="none" w:sz="0" w:space="0" w:color="auto"/>
            <w:right w:val="none" w:sz="0" w:space="0" w:color="auto"/>
          </w:divBdr>
          <w:divsChild>
            <w:div w:id="1555315127">
              <w:marLeft w:val="0pt"/>
              <w:marRight w:val="0pt"/>
              <w:marTop w:val="0pt"/>
              <w:marBottom w:val="0pt"/>
              <w:divBdr>
                <w:top w:val="none" w:sz="0" w:space="0" w:color="auto"/>
                <w:left w:val="none" w:sz="0" w:space="0" w:color="auto"/>
                <w:bottom w:val="none" w:sz="0" w:space="0" w:color="auto"/>
                <w:right w:val="none" w:sz="0" w:space="0" w:color="auto"/>
              </w:divBdr>
              <w:divsChild>
                <w:div w:id="141146077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024160300">
      <w:bodyDiv w:val="1"/>
      <w:marLeft w:val="0pt"/>
      <w:marRight w:val="0pt"/>
      <w:marTop w:val="0pt"/>
      <w:marBottom w:val="0pt"/>
      <w:divBdr>
        <w:top w:val="none" w:sz="0" w:space="0" w:color="auto"/>
        <w:left w:val="none" w:sz="0" w:space="0" w:color="auto"/>
        <w:bottom w:val="none" w:sz="0" w:space="0" w:color="auto"/>
        <w:right w:val="none" w:sz="0" w:space="0" w:color="auto"/>
      </w:divBdr>
    </w:div>
    <w:div w:id="202494018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32495126">
          <w:marLeft w:val="0pt"/>
          <w:marRight w:val="0pt"/>
          <w:marTop w:val="0pt"/>
          <w:marBottom w:val="0pt"/>
          <w:divBdr>
            <w:top w:val="none" w:sz="0" w:space="0" w:color="auto"/>
            <w:left w:val="none" w:sz="0" w:space="0" w:color="auto"/>
            <w:bottom w:val="none" w:sz="0" w:space="0" w:color="auto"/>
            <w:right w:val="none" w:sz="0" w:space="0" w:color="auto"/>
          </w:divBdr>
          <w:divsChild>
            <w:div w:id="707879219">
              <w:marLeft w:val="0pt"/>
              <w:marRight w:val="0pt"/>
              <w:marTop w:val="0pt"/>
              <w:marBottom w:val="0pt"/>
              <w:divBdr>
                <w:top w:val="none" w:sz="0" w:space="0" w:color="auto"/>
                <w:left w:val="none" w:sz="0" w:space="0" w:color="auto"/>
                <w:bottom w:val="none" w:sz="0" w:space="0" w:color="auto"/>
                <w:right w:val="none" w:sz="0" w:space="0" w:color="auto"/>
              </w:divBdr>
              <w:divsChild>
                <w:div w:id="162195245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0263998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20153258">
          <w:marLeft w:val="0pt"/>
          <w:marRight w:val="0pt"/>
          <w:marTop w:val="0pt"/>
          <w:marBottom w:val="0pt"/>
          <w:divBdr>
            <w:top w:val="none" w:sz="0" w:space="0" w:color="auto"/>
            <w:left w:val="none" w:sz="0" w:space="0" w:color="auto"/>
            <w:bottom w:val="none" w:sz="0" w:space="0" w:color="auto"/>
            <w:right w:val="none" w:sz="0" w:space="0" w:color="auto"/>
          </w:divBdr>
          <w:divsChild>
            <w:div w:id="1815029555">
              <w:marLeft w:val="0pt"/>
              <w:marRight w:val="0pt"/>
              <w:marTop w:val="0pt"/>
              <w:marBottom w:val="0pt"/>
              <w:divBdr>
                <w:top w:val="none" w:sz="0" w:space="0" w:color="auto"/>
                <w:left w:val="none" w:sz="0" w:space="0" w:color="auto"/>
                <w:bottom w:val="none" w:sz="0" w:space="0" w:color="auto"/>
                <w:right w:val="none" w:sz="0" w:space="0" w:color="auto"/>
              </w:divBdr>
              <w:divsChild>
                <w:div w:id="93016334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036225456">
      <w:bodyDiv w:val="1"/>
      <w:marLeft w:val="0pt"/>
      <w:marRight w:val="0pt"/>
      <w:marTop w:val="0pt"/>
      <w:marBottom w:val="0pt"/>
      <w:divBdr>
        <w:top w:val="none" w:sz="0" w:space="0" w:color="auto"/>
        <w:left w:val="none" w:sz="0" w:space="0" w:color="auto"/>
        <w:bottom w:val="none" w:sz="0" w:space="0" w:color="auto"/>
        <w:right w:val="none" w:sz="0" w:space="0" w:color="auto"/>
      </w:divBdr>
    </w:div>
    <w:div w:id="207959343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87581250">
          <w:marLeft w:val="0pt"/>
          <w:marRight w:val="0pt"/>
          <w:marTop w:val="0pt"/>
          <w:marBottom w:val="0pt"/>
          <w:divBdr>
            <w:top w:val="none" w:sz="0" w:space="0" w:color="auto"/>
            <w:left w:val="none" w:sz="0" w:space="0" w:color="auto"/>
            <w:bottom w:val="none" w:sz="0" w:space="0" w:color="auto"/>
            <w:right w:val="none" w:sz="0" w:space="0" w:color="auto"/>
          </w:divBdr>
        </w:div>
      </w:divsChild>
    </w:div>
    <w:div w:id="210214014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17600113">
          <w:marLeft w:val="0pt"/>
          <w:marRight w:val="0pt"/>
          <w:marTop w:val="0pt"/>
          <w:marBottom w:val="0pt"/>
          <w:divBdr>
            <w:top w:val="none" w:sz="0" w:space="0" w:color="auto"/>
            <w:left w:val="none" w:sz="0" w:space="0" w:color="auto"/>
            <w:bottom w:val="none" w:sz="0" w:space="0" w:color="auto"/>
            <w:right w:val="none" w:sz="0" w:space="0" w:color="auto"/>
          </w:divBdr>
        </w:div>
      </w:divsChild>
    </w:div>
    <w:div w:id="2103791929">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1.png"/><Relationship Id="rId18"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schemas.microsoft.com/office/2018/08/relationships/commentsExtensible" Target="commentsExtensible.xml"/><Relationship Id="rId17" Type="http://purl.oclc.org/ooxml/officeDocument/relationships/image" Target="media/image5.jpeg"/><Relationship Id="rId2" Type="http://purl.oclc.org/ooxml/officeDocument/relationships/numbering" Target="numbering.xml"/><Relationship Id="rId16" Type="http://purl.oclc.org/ooxml/officeDocument/relationships/image" Target="media/image4.png"/><Relationship Id="rId20"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schemas.microsoft.com/office/2016/09/relationships/commentsIds" Target="commentsIds.xml"/><Relationship Id="rId5" Type="http://purl.oclc.org/ooxml/officeDocument/relationships/webSettings" Target="webSettings.xml"/><Relationship Id="rId15" Type="http://purl.oclc.org/ooxml/officeDocument/relationships/image" Target="media/image3.png"/><Relationship Id="rId10" Type="http://schemas.microsoft.com/office/2011/relationships/commentsExtended" Target="commentsExtended.xml"/><Relationship Id="rId19" Type="http://schemas.microsoft.com/office/2011/relationships/people" Target="people.xml"/><Relationship Id="rId4" Type="http://purl.oclc.org/ooxml/officeDocument/relationships/settings" Target="settings.xml"/><Relationship Id="rId9" Type="http://purl.oclc.org/ooxml/officeDocument/relationships/comments" Target="comments.xml"/><Relationship Id="rId14" Type="http://purl.oclc.org/ooxml/officeDocument/relationships/image" Target="media/image2.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ewo99</b:Tag>
    <b:SourceType>Book</b:SourceType>
    <b:Guid>{BE09B0D2-B15B-A94A-AADB-2C52A1583C0C}</b:Guid>
    <b:Author>
      <b:Author>
        <b:NameList>
          <b:Person>
            <b:Last>ewofjopfew</b:Last>
          </b:Person>
        </b:NameList>
      </b:Author>
    </b:Author>
    <b:Title>hello</b:Title>
    <b:City>eo</b:City>
    <b:Publisher>oeiwj</b:Publisher>
    <b:Year>1999</b:Year>
    <b:RefOrder>1</b:RefOrder>
  </b:Source>
</b:Sources>
</file>

<file path=customXml/itemProps1.xml><?xml version="1.0" encoding="utf-8"?>
<ds:datastoreItem xmlns:ds="http://purl.oclc.org/ooxml/officeDocument/customXml" ds:itemID="{27E941C4-23B9-A645-8FD5-2695D4B3865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53</TotalTime>
  <Pages>6</Pages>
  <Words>4122</Words>
  <Characters>23502</Characters>
  <Application>Microsoft Office Word</Application>
  <DocSecurity>0</DocSecurity>
  <Lines>195</Lines>
  <Paragraphs>55</Paragraphs>
  <ScaleCrop>false</ScaleCrop>
  <Company>IEEE</Company>
  <LinksUpToDate>false</LinksUpToDate>
  <CharactersWithSpaces>27569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DARRELL CORNELIUS RIVALDO</cp:lastModifiedBy>
  <cp:revision>994</cp:revision>
  <dcterms:created xsi:type="dcterms:W3CDTF">2022-08-23T13:47:00Z</dcterms:created>
  <dcterms:modified xsi:type="dcterms:W3CDTF">2024-06-30T10:10:00Z</dcterms:modified>
</cp:coreProperties>
</file>